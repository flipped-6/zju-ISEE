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4823" w:rsidRDefault="00E03CE3">
      <w:r>
        <w:rPr>
          <w:rFonts w:hint="eastAsia"/>
        </w:rPr>
        <w:t>《量子信息</w:t>
      </w:r>
      <w:r w:rsidR="001716EF">
        <w:rPr>
          <w:rFonts w:hint="eastAsia"/>
        </w:rPr>
        <w:t>基础》</w:t>
      </w:r>
      <w:r>
        <w:rPr>
          <w:rFonts w:hint="eastAsia"/>
        </w:rPr>
        <w:t>202</w:t>
      </w:r>
      <w:r w:rsidR="00BC37B9">
        <w:t>4</w:t>
      </w:r>
      <w:r w:rsidR="00BC37B9">
        <w:rPr>
          <w:rFonts w:hint="eastAsia"/>
        </w:rPr>
        <w:t>.</w:t>
      </w:r>
      <w:r w:rsidR="00BC37B9">
        <w:t>4</w:t>
      </w:r>
      <w:r w:rsidR="00413259">
        <w:rPr>
          <w:rFonts w:hint="eastAsia"/>
        </w:rPr>
        <w:t>.</w:t>
      </w:r>
      <w:r w:rsidR="00BC37B9">
        <w:t>25</w:t>
      </w:r>
      <w:r w:rsidR="00B678C3">
        <w:rPr>
          <w:rFonts w:hint="eastAsia"/>
        </w:rPr>
        <w:t>随堂作业：</w:t>
      </w:r>
    </w:p>
    <w:p w:rsidR="00BC37B9" w:rsidRPr="00BC37B9" w:rsidRDefault="00BC37B9">
      <w:pPr>
        <w:rPr>
          <w:rFonts w:hint="eastAsia"/>
        </w:rPr>
      </w:pPr>
      <w:r>
        <w:rPr>
          <w:rFonts w:hint="eastAsia"/>
        </w:rPr>
        <w:t>（</w:t>
      </w:r>
      <w:r>
        <w:rPr>
          <w:rFonts w:hint="eastAsia"/>
        </w:rPr>
        <w:t>202</w:t>
      </w:r>
      <w:r>
        <w:rPr>
          <w:rFonts w:hint="eastAsia"/>
          <w:lang w:val="en-US"/>
        </w:rPr>
        <w:t>4</w:t>
      </w:r>
      <w:r>
        <w:rPr>
          <w:rFonts w:hint="eastAsia"/>
        </w:rPr>
        <w:t>.4.</w:t>
      </w:r>
      <w:r>
        <w:rPr>
          <w:lang w:val="en-US"/>
        </w:rPr>
        <w:t>30</w:t>
      </w:r>
      <w:r>
        <w:rPr>
          <w:rFonts w:hint="eastAsia"/>
        </w:rPr>
        <w:t>晚</w:t>
      </w:r>
      <w:r>
        <w:rPr>
          <w:rFonts w:hint="eastAsia"/>
        </w:rPr>
        <w:t>22</w:t>
      </w:r>
      <w:r>
        <w:rPr>
          <w:rFonts w:hint="eastAsia"/>
        </w:rPr>
        <w:t>点前提交）</w:t>
      </w:r>
      <w:bookmarkStart w:id="0" w:name="_GoBack"/>
      <w:bookmarkEnd w:id="0"/>
    </w:p>
    <w:p w:rsidR="008A4109" w:rsidRDefault="008A4109" w:rsidP="00AE1257">
      <w:pPr>
        <w:pStyle w:val="a3"/>
        <w:jc w:val="both"/>
      </w:pPr>
    </w:p>
    <w:p w:rsidR="001653BF" w:rsidRDefault="0020499D" w:rsidP="001653BF">
      <w:pPr>
        <w:pStyle w:val="a3"/>
        <w:numPr>
          <w:ilvl w:val="0"/>
          <w:numId w:val="1"/>
        </w:numPr>
        <w:jc w:val="both"/>
      </w:pPr>
      <w:r>
        <w:t>In the EPRB experiment, s</w:t>
      </w:r>
      <w:r>
        <w:rPr>
          <w:rFonts w:hint="eastAsia"/>
        </w:rPr>
        <w:t>tate</w:t>
      </w:r>
      <w:r>
        <w:t xml:space="preserve"> whether each of the following states is entangled (i.e. can it be factored into a product of states of the individual particles, in which case it is not entangled)</w:t>
      </w:r>
    </w:p>
    <w:p w:rsidR="001653BF" w:rsidRDefault="003E4A4F" w:rsidP="001653BF">
      <w:pPr>
        <w:pStyle w:val="a3"/>
        <w:numPr>
          <w:ilvl w:val="0"/>
          <w:numId w:val="14"/>
        </w:numPr>
        <w:jc w:val="both"/>
      </w:pPr>
      <m:oMath>
        <m:f>
          <m:fPr>
            <m:ctrlPr>
              <w:ins w:id="1" w:author="restingcloud J" w:date="2022-05-23T10:42:00Z">
                <w:rPr>
                  <w:rFonts w:ascii="Cambria Math" w:hAnsi="Cambria Math"/>
                </w:rPr>
              </w:ins>
            </m:ctrlPr>
          </m:fPr>
          <m:num>
            <m:r>
              <w:rPr>
                <w:rFonts w:ascii="Cambria Math" w:hAnsi="Cambria Math"/>
              </w:rPr>
              <m:t>1</m:t>
            </m:r>
          </m:num>
          <m:den>
            <m:rad>
              <m:radPr>
                <m:degHide m:val="1"/>
                <m:ctrlPr>
                  <w:ins w:id="2" w:author="restingcloud J" w:date="2022-05-23T10:42:00Z">
                    <w:rPr>
                      <w:rFonts w:ascii="Cambria Math" w:hAnsi="Cambria Math"/>
                      <w:i/>
                    </w:rPr>
                  </w:ins>
                </m:ctrlPr>
              </m:radPr>
              <m:deg/>
              <m:e>
                <m:r>
                  <w:rPr>
                    <w:rFonts w:ascii="Cambria Math" w:hAnsi="Cambria Math"/>
                  </w:rPr>
                  <m:t>2</m:t>
                </m:r>
              </m:e>
            </m:rad>
          </m:den>
        </m:f>
        <m:d>
          <m:dPr>
            <m:ctrlPr>
              <w:ins w:id="3" w:author="restingcloud J" w:date="2022-05-23T10:42:00Z">
                <w:rPr>
                  <w:rFonts w:ascii="Cambria Math" w:hAnsi="Cambria Math"/>
                  <w:i/>
                </w:rPr>
              </w:ins>
            </m:ctrlPr>
          </m:dPr>
          <m:e>
            <m:d>
              <m:dPr>
                <m:begChr m:val=""/>
                <m:endChr m:val="⟩"/>
                <m:ctrlPr>
                  <w:ins w:id="4" w:author="restingcloud J" w:date="2022-05-23T10:42:00Z">
                    <w:rPr>
                      <w:rFonts w:ascii="Cambria Math" w:hAnsi="Cambria Math"/>
                      <w:i/>
                    </w:rPr>
                  </w:ins>
                </m:ctrlPr>
              </m:dPr>
              <m:e>
                <m:d>
                  <m:dPr>
                    <m:begChr m:val="|"/>
                    <m:endChr m:val=""/>
                    <m:ctrlPr>
                      <w:ins w:id="5" w:author="restingcloud J" w:date="2022-05-23T10:42:00Z">
                        <w:rPr>
                          <w:rFonts w:ascii="Cambria Math" w:hAnsi="Cambria Math"/>
                          <w:i/>
                        </w:rPr>
                      </w:ins>
                    </m:ctrlPr>
                  </m:dPr>
                  <m:e>
                    <m:sSub>
                      <m:sSubPr>
                        <m:ctrlPr>
                          <w:ins w:id="6" w:author="restingcloud J" w:date="2022-05-23T10:42:00Z">
                            <w:rPr>
                              <w:rFonts w:ascii="Cambria Math" w:hAnsi="Cambria Math"/>
                              <w:i/>
                            </w:rPr>
                          </w:ins>
                        </m:ctrlPr>
                      </m:sSubPr>
                      <m:e>
                        <m:r>
                          <w:rPr>
                            <w:rFonts w:ascii="Cambria Math" w:hAnsi="Cambria Math"/>
                          </w:rPr>
                          <m:t>0</m:t>
                        </m:r>
                      </m:e>
                      <m:sub>
                        <m:r>
                          <w:rPr>
                            <w:rFonts w:ascii="Cambria Math" w:hAnsi="Cambria Math"/>
                          </w:rPr>
                          <m:t>1</m:t>
                        </m:r>
                      </m:sub>
                    </m:sSub>
                    <m:r>
                      <w:rPr>
                        <w:rFonts w:ascii="Cambria Math" w:hAnsi="Cambria Math"/>
                      </w:rPr>
                      <m:t>,</m:t>
                    </m:r>
                    <m:sSub>
                      <m:sSubPr>
                        <m:ctrlPr>
                          <w:ins w:id="7" w:author="restingcloud J" w:date="2022-05-23T10:42:00Z">
                            <w:rPr>
                              <w:rFonts w:ascii="Cambria Math" w:hAnsi="Cambria Math"/>
                              <w:i/>
                            </w:rPr>
                          </w:ins>
                        </m:ctrlPr>
                      </m:sSubPr>
                      <m:e>
                        <m:r>
                          <w:rPr>
                            <w:rFonts w:ascii="Cambria Math" w:hAnsi="Cambria Math"/>
                          </w:rPr>
                          <m:t>1</m:t>
                        </m:r>
                      </m:e>
                      <m:sub>
                        <m:r>
                          <w:rPr>
                            <w:rFonts w:ascii="Cambria Math" w:hAnsi="Cambria Math"/>
                          </w:rPr>
                          <m:t>2</m:t>
                        </m:r>
                      </m:sub>
                    </m:sSub>
                  </m:e>
                </m:d>
              </m:e>
            </m:d>
            <m:r>
              <w:rPr>
                <w:rFonts w:ascii="Cambria Math" w:hAnsi="Cambria Math"/>
              </w:rPr>
              <m:t>-</m:t>
            </m:r>
            <m:d>
              <m:dPr>
                <m:begChr m:val=""/>
                <m:endChr m:val="⟩"/>
                <m:ctrlPr>
                  <w:ins w:id="8" w:author="restingcloud J" w:date="2022-05-23T10:42:00Z">
                    <w:rPr>
                      <w:rFonts w:ascii="Cambria Math" w:hAnsi="Cambria Math"/>
                      <w:i/>
                    </w:rPr>
                  </w:ins>
                </m:ctrlPr>
              </m:dPr>
              <m:e>
                <m:d>
                  <m:dPr>
                    <m:begChr m:val="|"/>
                    <m:endChr m:val=""/>
                    <m:ctrlPr>
                      <w:ins w:id="9" w:author="restingcloud J" w:date="2022-05-23T10:42:00Z">
                        <w:rPr>
                          <w:rFonts w:ascii="Cambria Math" w:hAnsi="Cambria Math"/>
                          <w:i/>
                        </w:rPr>
                      </w:ins>
                    </m:ctrlPr>
                  </m:dPr>
                  <m:e>
                    <m:sSub>
                      <m:sSubPr>
                        <m:ctrlPr>
                          <w:ins w:id="10" w:author="restingcloud J" w:date="2022-05-23T10:42:00Z">
                            <w:rPr>
                              <w:rFonts w:ascii="Cambria Math" w:hAnsi="Cambria Math"/>
                              <w:i/>
                            </w:rPr>
                          </w:ins>
                        </m:ctrlPr>
                      </m:sSubPr>
                      <m:e>
                        <m:r>
                          <w:rPr>
                            <w:rFonts w:ascii="Cambria Math" w:hAnsi="Cambria Math"/>
                          </w:rPr>
                          <m:t>0</m:t>
                        </m:r>
                      </m:e>
                      <m:sub>
                        <m:r>
                          <w:rPr>
                            <w:rFonts w:ascii="Cambria Math" w:hAnsi="Cambria Math"/>
                          </w:rPr>
                          <m:t>1</m:t>
                        </m:r>
                      </m:sub>
                    </m:sSub>
                    <m:r>
                      <w:rPr>
                        <w:rFonts w:ascii="Cambria Math" w:hAnsi="Cambria Math"/>
                      </w:rPr>
                      <m:t>,</m:t>
                    </m:r>
                    <m:sSub>
                      <m:sSubPr>
                        <m:ctrlPr>
                          <w:ins w:id="11" w:author="restingcloud J" w:date="2022-05-23T10:42:00Z">
                            <w:rPr>
                              <w:rFonts w:ascii="Cambria Math" w:hAnsi="Cambria Math"/>
                              <w:i/>
                            </w:rPr>
                          </w:ins>
                        </m:ctrlPr>
                      </m:sSubPr>
                      <m:e>
                        <m:r>
                          <w:rPr>
                            <w:rFonts w:ascii="Cambria Math" w:hAnsi="Cambria Math"/>
                          </w:rPr>
                          <m:t>0</m:t>
                        </m:r>
                      </m:e>
                      <m:sub>
                        <m:r>
                          <w:rPr>
                            <w:rFonts w:ascii="Cambria Math" w:hAnsi="Cambria Math"/>
                          </w:rPr>
                          <m:t>2</m:t>
                        </m:r>
                      </m:sub>
                    </m:sSub>
                  </m:e>
                </m:d>
              </m:e>
            </m:d>
          </m:e>
        </m:d>
      </m:oMath>
    </w:p>
    <w:p w:rsidR="0020499D" w:rsidRDefault="003E4A4F" w:rsidP="0020499D">
      <w:pPr>
        <w:pStyle w:val="a3"/>
        <w:numPr>
          <w:ilvl w:val="0"/>
          <w:numId w:val="14"/>
        </w:numPr>
        <w:jc w:val="both"/>
      </w:pPr>
      <m:oMath>
        <m:f>
          <m:fPr>
            <m:ctrlPr>
              <w:ins w:id="12" w:author="restingcloud J" w:date="2022-05-23T10:42:00Z">
                <w:rPr>
                  <w:rFonts w:ascii="Cambria Math" w:hAnsi="Cambria Math"/>
                </w:rPr>
              </w:ins>
            </m:ctrlPr>
          </m:fPr>
          <m:num>
            <m:r>
              <w:rPr>
                <w:rFonts w:ascii="Cambria Math" w:hAnsi="Cambria Math"/>
              </w:rPr>
              <m:t>1</m:t>
            </m:r>
          </m:num>
          <m:den>
            <m:rad>
              <m:radPr>
                <m:degHide m:val="1"/>
                <m:ctrlPr>
                  <w:ins w:id="13" w:author="restingcloud J" w:date="2022-05-23T10:42:00Z">
                    <w:rPr>
                      <w:rFonts w:ascii="Cambria Math" w:hAnsi="Cambria Math"/>
                      <w:i/>
                    </w:rPr>
                  </w:ins>
                </m:ctrlPr>
              </m:radPr>
              <m:deg/>
              <m:e>
                <m:r>
                  <w:rPr>
                    <w:rFonts w:ascii="Cambria Math" w:hAnsi="Cambria Math"/>
                  </w:rPr>
                  <m:t>2</m:t>
                </m:r>
              </m:e>
            </m:rad>
          </m:den>
        </m:f>
        <m:d>
          <m:dPr>
            <m:ctrlPr>
              <w:ins w:id="14" w:author="restingcloud J" w:date="2022-05-23T10:42:00Z">
                <w:rPr>
                  <w:rFonts w:ascii="Cambria Math" w:hAnsi="Cambria Math"/>
                  <w:i/>
                </w:rPr>
              </w:ins>
            </m:ctrlPr>
          </m:dPr>
          <m:e>
            <m:d>
              <m:dPr>
                <m:begChr m:val=""/>
                <m:endChr m:val="⟩"/>
                <m:ctrlPr>
                  <w:ins w:id="15" w:author="restingcloud J" w:date="2022-05-23T10:42:00Z">
                    <w:rPr>
                      <w:rFonts w:ascii="Cambria Math" w:hAnsi="Cambria Math"/>
                      <w:i/>
                    </w:rPr>
                  </w:ins>
                </m:ctrlPr>
              </m:dPr>
              <m:e>
                <m:d>
                  <m:dPr>
                    <m:begChr m:val="|"/>
                    <m:endChr m:val=""/>
                    <m:ctrlPr>
                      <w:ins w:id="16" w:author="restingcloud J" w:date="2022-05-23T10:42:00Z">
                        <w:rPr>
                          <w:rFonts w:ascii="Cambria Math" w:hAnsi="Cambria Math"/>
                          <w:i/>
                        </w:rPr>
                      </w:ins>
                    </m:ctrlPr>
                  </m:dPr>
                  <m:e>
                    <m:sSub>
                      <m:sSubPr>
                        <m:ctrlPr>
                          <w:ins w:id="17" w:author="restingcloud J" w:date="2022-05-23T10:42:00Z">
                            <w:rPr>
                              <w:rFonts w:ascii="Cambria Math" w:hAnsi="Cambria Math"/>
                              <w:i/>
                            </w:rPr>
                          </w:ins>
                        </m:ctrlPr>
                      </m:sSubPr>
                      <m:e>
                        <m:r>
                          <w:rPr>
                            <w:rFonts w:ascii="Cambria Math" w:hAnsi="Cambria Math"/>
                          </w:rPr>
                          <m:t>0</m:t>
                        </m:r>
                      </m:e>
                      <m:sub>
                        <m:r>
                          <w:rPr>
                            <w:rFonts w:ascii="Cambria Math" w:hAnsi="Cambria Math"/>
                          </w:rPr>
                          <m:t>1</m:t>
                        </m:r>
                      </m:sub>
                    </m:sSub>
                    <m:r>
                      <w:rPr>
                        <w:rFonts w:ascii="Cambria Math" w:hAnsi="Cambria Math"/>
                      </w:rPr>
                      <m:t>,</m:t>
                    </m:r>
                    <m:sSub>
                      <m:sSubPr>
                        <m:ctrlPr>
                          <w:ins w:id="18" w:author="restingcloud J" w:date="2022-05-23T10:42:00Z">
                            <w:rPr>
                              <w:rFonts w:ascii="Cambria Math" w:hAnsi="Cambria Math"/>
                              <w:i/>
                            </w:rPr>
                          </w:ins>
                        </m:ctrlPr>
                      </m:sSubPr>
                      <m:e>
                        <m:r>
                          <w:rPr>
                            <w:rFonts w:ascii="Cambria Math" w:hAnsi="Cambria Math"/>
                          </w:rPr>
                          <m:t>1</m:t>
                        </m:r>
                      </m:e>
                      <m:sub>
                        <m:r>
                          <w:rPr>
                            <w:rFonts w:ascii="Cambria Math" w:hAnsi="Cambria Math"/>
                          </w:rPr>
                          <m:t>2</m:t>
                        </m:r>
                      </m:sub>
                    </m:sSub>
                  </m:e>
                </m:d>
              </m:e>
            </m:d>
            <m:r>
              <w:rPr>
                <w:rFonts w:ascii="Cambria Math" w:hAnsi="Cambria Math"/>
              </w:rPr>
              <m:t>-</m:t>
            </m:r>
            <m:d>
              <m:dPr>
                <m:begChr m:val=""/>
                <m:endChr m:val="⟩"/>
                <m:ctrlPr>
                  <w:ins w:id="19" w:author="restingcloud J" w:date="2022-05-23T10:42:00Z">
                    <w:rPr>
                      <w:rFonts w:ascii="Cambria Math" w:hAnsi="Cambria Math"/>
                      <w:i/>
                    </w:rPr>
                  </w:ins>
                </m:ctrlPr>
              </m:dPr>
              <m:e>
                <m:d>
                  <m:dPr>
                    <m:begChr m:val="|"/>
                    <m:endChr m:val=""/>
                    <m:ctrlPr>
                      <w:ins w:id="20" w:author="restingcloud J" w:date="2022-05-23T10:42:00Z">
                        <w:rPr>
                          <w:rFonts w:ascii="Cambria Math" w:hAnsi="Cambria Math"/>
                          <w:i/>
                        </w:rPr>
                      </w:ins>
                    </m:ctrlPr>
                  </m:dPr>
                  <m:e>
                    <m:sSub>
                      <m:sSubPr>
                        <m:ctrlPr>
                          <w:ins w:id="21" w:author="restingcloud J" w:date="2022-05-23T10:42:00Z">
                            <w:rPr>
                              <w:rFonts w:ascii="Cambria Math" w:hAnsi="Cambria Math"/>
                              <w:i/>
                            </w:rPr>
                          </w:ins>
                        </m:ctrlPr>
                      </m:sSubPr>
                      <m:e>
                        <m:r>
                          <w:rPr>
                            <w:rFonts w:ascii="Cambria Math" w:hAnsi="Cambria Math"/>
                          </w:rPr>
                          <m:t>1</m:t>
                        </m:r>
                      </m:e>
                      <m:sub>
                        <m:r>
                          <w:rPr>
                            <w:rFonts w:ascii="Cambria Math" w:hAnsi="Cambria Math"/>
                          </w:rPr>
                          <m:t>1</m:t>
                        </m:r>
                      </m:sub>
                    </m:sSub>
                    <m:r>
                      <w:rPr>
                        <w:rFonts w:ascii="Cambria Math" w:hAnsi="Cambria Math"/>
                      </w:rPr>
                      <m:t>,</m:t>
                    </m:r>
                    <m:sSub>
                      <m:sSubPr>
                        <m:ctrlPr>
                          <w:ins w:id="22" w:author="restingcloud J" w:date="2022-05-23T10:42:00Z">
                            <w:rPr>
                              <w:rFonts w:ascii="Cambria Math" w:hAnsi="Cambria Math"/>
                              <w:i/>
                            </w:rPr>
                          </w:ins>
                        </m:ctrlPr>
                      </m:sSubPr>
                      <m:e>
                        <m:r>
                          <w:rPr>
                            <w:rFonts w:ascii="Cambria Math" w:hAnsi="Cambria Math"/>
                          </w:rPr>
                          <m:t>0</m:t>
                        </m:r>
                      </m:e>
                      <m:sub>
                        <m:r>
                          <w:rPr>
                            <w:rFonts w:ascii="Cambria Math" w:hAnsi="Cambria Math"/>
                          </w:rPr>
                          <m:t>2</m:t>
                        </m:r>
                      </m:sub>
                    </m:sSub>
                  </m:e>
                </m:d>
              </m:e>
            </m:d>
          </m:e>
        </m:d>
      </m:oMath>
    </w:p>
    <w:p w:rsidR="0031683F" w:rsidRDefault="003E4A4F" w:rsidP="00831D48">
      <w:pPr>
        <w:pStyle w:val="a3"/>
        <w:numPr>
          <w:ilvl w:val="0"/>
          <w:numId w:val="14"/>
        </w:numPr>
        <w:jc w:val="both"/>
      </w:pPr>
      <m:oMath>
        <m:f>
          <m:fPr>
            <m:ctrlPr>
              <w:ins w:id="23" w:author="restingcloud J" w:date="2022-05-23T10:42:00Z">
                <w:rPr>
                  <w:rFonts w:ascii="Cambria Math" w:hAnsi="Cambria Math"/>
                </w:rPr>
              </w:ins>
            </m:ctrlPr>
          </m:fPr>
          <m:num>
            <m:r>
              <w:rPr>
                <w:rFonts w:ascii="Cambria Math" w:hAnsi="Cambria Math"/>
              </w:rPr>
              <m:t>3</m:t>
            </m:r>
          </m:num>
          <m:den>
            <m:r>
              <w:rPr>
                <w:rFonts w:ascii="Cambria Math" w:hAnsi="Cambria Math"/>
              </w:rPr>
              <m:t>5</m:t>
            </m:r>
          </m:den>
        </m:f>
        <m:d>
          <m:dPr>
            <m:begChr m:val=""/>
            <m:endChr m:val="⟩"/>
            <m:ctrlPr>
              <w:ins w:id="24" w:author="restingcloud J" w:date="2022-05-23T10:42:00Z">
                <w:rPr>
                  <w:rFonts w:ascii="Cambria Math" w:hAnsi="Cambria Math"/>
                  <w:i/>
                </w:rPr>
              </w:ins>
            </m:ctrlPr>
          </m:dPr>
          <m:e>
            <m:d>
              <m:dPr>
                <m:begChr m:val="|"/>
                <m:endChr m:val=""/>
                <m:ctrlPr>
                  <w:ins w:id="25" w:author="restingcloud J" w:date="2022-05-23T10:42:00Z">
                    <w:rPr>
                      <w:rFonts w:ascii="Cambria Math" w:hAnsi="Cambria Math"/>
                      <w:i/>
                    </w:rPr>
                  </w:ins>
                </m:ctrlPr>
              </m:dPr>
              <m:e>
                <m:sSub>
                  <m:sSubPr>
                    <m:ctrlPr>
                      <w:ins w:id="26" w:author="restingcloud J" w:date="2022-05-23T10:42:00Z">
                        <w:rPr>
                          <w:rFonts w:ascii="Cambria Math" w:hAnsi="Cambria Math"/>
                          <w:i/>
                        </w:rPr>
                      </w:ins>
                    </m:ctrlPr>
                  </m:sSubPr>
                  <m:e>
                    <m:r>
                      <w:rPr>
                        <w:rFonts w:ascii="Cambria Math" w:hAnsi="Cambria Math"/>
                      </w:rPr>
                      <m:t>0</m:t>
                    </m:r>
                  </m:e>
                  <m:sub>
                    <m:r>
                      <w:rPr>
                        <w:rFonts w:ascii="Cambria Math" w:hAnsi="Cambria Math"/>
                      </w:rPr>
                      <m:t>1</m:t>
                    </m:r>
                  </m:sub>
                </m:sSub>
                <m:r>
                  <w:rPr>
                    <w:rFonts w:ascii="Cambria Math" w:hAnsi="Cambria Math"/>
                  </w:rPr>
                  <m:t>,</m:t>
                </m:r>
                <m:sSub>
                  <m:sSubPr>
                    <m:ctrlPr>
                      <w:ins w:id="27" w:author="restingcloud J" w:date="2022-05-23T10:42:00Z">
                        <w:rPr>
                          <w:rFonts w:ascii="Cambria Math" w:hAnsi="Cambria Math"/>
                          <w:i/>
                        </w:rPr>
                      </w:ins>
                    </m:ctrlPr>
                  </m:sSubPr>
                  <m:e>
                    <m:r>
                      <w:rPr>
                        <w:rFonts w:ascii="Cambria Math" w:hAnsi="Cambria Math"/>
                      </w:rPr>
                      <m:t>1</m:t>
                    </m:r>
                  </m:e>
                  <m:sub>
                    <m:r>
                      <w:rPr>
                        <w:rFonts w:ascii="Cambria Math" w:hAnsi="Cambria Math"/>
                      </w:rPr>
                      <m:t>2</m:t>
                    </m:r>
                  </m:sub>
                </m:sSub>
              </m:e>
            </m:d>
          </m:e>
        </m:d>
        <m:r>
          <w:rPr>
            <w:rFonts w:ascii="Cambria Math" w:hAnsi="Cambria Math"/>
          </w:rPr>
          <m:t>+</m:t>
        </m:r>
        <m:f>
          <m:fPr>
            <m:ctrlPr>
              <w:ins w:id="28" w:author="restingcloud J" w:date="2022-05-23T10:42:00Z">
                <w:rPr>
                  <w:rFonts w:ascii="Cambria Math" w:hAnsi="Cambria Math"/>
                  <w:i/>
                </w:rPr>
              </w:ins>
            </m:ctrlPr>
          </m:fPr>
          <m:num>
            <m:r>
              <w:rPr>
                <w:rFonts w:ascii="Cambria Math" w:hAnsi="Cambria Math"/>
              </w:rPr>
              <m:t>4i</m:t>
            </m:r>
          </m:num>
          <m:den>
            <m:r>
              <w:rPr>
                <w:rFonts w:ascii="Cambria Math" w:hAnsi="Cambria Math"/>
              </w:rPr>
              <m:t>5</m:t>
            </m:r>
          </m:den>
        </m:f>
        <m:d>
          <m:dPr>
            <m:begChr m:val=""/>
            <m:endChr m:val="⟩"/>
            <m:ctrlPr>
              <w:ins w:id="29" w:author="restingcloud J" w:date="2022-05-23T10:42:00Z">
                <w:rPr>
                  <w:rFonts w:ascii="Cambria Math" w:hAnsi="Cambria Math"/>
                  <w:i/>
                </w:rPr>
              </w:ins>
            </m:ctrlPr>
          </m:dPr>
          <m:e>
            <m:d>
              <m:dPr>
                <m:begChr m:val="|"/>
                <m:endChr m:val=""/>
                <m:ctrlPr>
                  <w:ins w:id="30" w:author="restingcloud J" w:date="2022-05-23T10:42:00Z">
                    <w:rPr>
                      <w:rFonts w:ascii="Cambria Math" w:hAnsi="Cambria Math"/>
                      <w:i/>
                    </w:rPr>
                  </w:ins>
                </m:ctrlPr>
              </m:dPr>
              <m:e>
                <m:sSub>
                  <m:sSubPr>
                    <m:ctrlPr>
                      <w:ins w:id="31" w:author="restingcloud J" w:date="2022-05-23T10:42:00Z">
                        <w:rPr>
                          <w:rFonts w:ascii="Cambria Math" w:hAnsi="Cambria Math"/>
                          <w:i/>
                        </w:rPr>
                      </w:ins>
                    </m:ctrlPr>
                  </m:sSubPr>
                  <m:e>
                    <m:r>
                      <w:rPr>
                        <w:rFonts w:ascii="Cambria Math" w:hAnsi="Cambria Math"/>
                      </w:rPr>
                      <m:t>1</m:t>
                    </m:r>
                  </m:e>
                  <m:sub>
                    <m:r>
                      <w:rPr>
                        <w:rFonts w:ascii="Cambria Math" w:hAnsi="Cambria Math"/>
                      </w:rPr>
                      <m:t>1</m:t>
                    </m:r>
                  </m:sub>
                </m:sSub>
                <m:r>
                  <w:rPr>
                    <w:rFonts w:ascii="Cambria Math" w:hAnsi="Cambria Math"/>
                  </w:rPr>
                  <m:t>,</m:t>
                </m:r>
                <m:sSub>
                  <m:sSubPr>
                    <m:ctrlPr>
                      <w:ins w:id="32" w:author="restingcloud J" w:date="2022-05-23T10:42:00Z">
                        <w:rPr>
                          <w:rFonts w:ascii="Cambria Math" w:hAnsi="Cambria Math"/>
                          <w:i/>
                        </w:rPr>
                      </w:ins>
                    </m:ctrlPr>
                  </m:sSubPr>
                  <m:e>
                    <m:r>
                      <w:rPr>
                        <w:rFonts w:ascii="Cambria Math" w:hAnsi="Cambria Math"/>
                      </w:rPr>
                      <m:t>1</m:t>
                    </m:r>
                  </m:e>
                  <m:sub>
                    <m:r>
                      <w:rPr>
                        <w:rFonts w:ascii="Cambria Math" w:hAnsi="Cambria Math"/>
                      </w:rPr>
                      <m:t>2</m:t>
                    </m:r>
                  </m:sub>
                </m:sSub>
              </m:e>
            </m:d>
          </m:e>
        </m:d>
      </m:oMath>
    </w:p>
    <w:p w:rsidR="0020499D" w:rsidRDefault="003E4A4F" w:rsidP="0020499D">
      <w:pPr>
        <w:pStyle w:val="a3"/>
        <w:numPr>
          <w:ilvl w:val="0"/>
          <w:numId w:val="14"/>
        </w:numPr>
        <w:jc w:val="both"/>
      </w:pPr>
      <m:oMath>
        <m:f>
          <m:fPr>
            <m:ctrlPr>
              <w:ins w:id="33" w:author="restingcloud J" w:date="2022-05-23T10:42:00Z">
                <w:rPr>
                  <w:rFonts w:ascii="Cambria Math" w:hAnsi="Cambria Math"/>
                </w:rPr>
              </w:ins>
            </m:ctrlPr>
          </m:fPr>
          <m:num>
            <m:r>
              <w:rPr>
                <w:rFonts w:ascii="Cambria Math" w:hAnsi="Cambria Math"/>
              </w:rPr>
              <m:t>1</m:t>
            </m:r>
          </m:num>
          <m:den>
            <m:r>
              <w:rPr>
                <w:rFonts w:ascii="Cambria Math" w:hAnsi="Cambria Math"/>
              </w:rPr>
              <m:t>2</m:t>
            </m:r>
          </m:den>
        </m:f>
        <m:d>
          <m:dPr>
            <m:ctrlPr>
              <w:ins w:id="34" w:author="restingcloud J" w:date="2022-05-23T10:42:00Z">
                <w:rPr>
                  <w:rFonts w:ascii="Cambria Math" w:hAnsi="Cambria Math"/>
                  <w:i/>
                </w:rPr>
              </w:ins>
            </m:ctrlPr>
          </m:dPr>
          <m:e>
            <m:d>
              <m:dPr>
                <m:begChr m:val=""/>
                <m:endChr m:val="⟩"/>
                <m:ctrlPr>
                  <w:ins w:id="35" w:author="restingcloud J" w:date="2022-05-23T10:42:00Z">
                    <w:rPr>
                      <w:rFonts w:ascii="Cambria Math" w:hAnsi="Cambria Math"/>
                      <w:i/>
                    </w:rPr>
                  </w:ins>
                </m:ctrlPr>
              </m:dPr>
              <m:e>
                <m:d>
                  <m:dPr>
                    <m:begChr m:val="|"/>
                    <m:endChr m:val=""/>
                    <m:ctrlPr>
                      <w:ins w:id="36" w:author="restingcloud J" w:date="2022-05-23T10:42:00Z">
                        <w:rPr>
                          <w:rFonts w:ascii="Cambria Math" w:hAnsi="Cambria Math"/>
                          <w:i/>
                        </w:rPr>
                      </w:ins>
                    </m:ctrlPr>
                  </m:dPr>
                  <m:e>
                    <m:sSub>
                      <m:sSubPr>
                        <m:ctrlPr>
                          <w:ins w:id="37" w:author="restingcloud J" w:date="2022-05-23T10:42:00Z">
                            <w:rPr>
                              <w:rFonts w:ascii="Cambria Math" w:hAnsi="Cambria Math"/>
                              <w:i/>
                            </w:rPr>
                          </w:ins>
                        </m:ctrlPr>
                      </m:sSubPr>
                      <m:e>
                        <m:r>
                          <w:rPr>
                            <w:rFonts w:ascii="Cambria Math" w:hAnsi="Cambria Math"/>
                          </w:rPr>
                          <m:t>0</m:t>
                        </m:r>
                      </m:e>
                      <m:sub>
                        <m:r>
                          <w:rPr>
                            <w:rFonts w:ascii="Cambria Math" w:hAnsi="Cambria Math"/>
                          </w:rPr>
                          <m:t>1</m:t>
                        </m:r>
                      </m:sub>
                    </m:sSub>
                    <m:r>
                      <w:rPr>
                        <w:rFonts w:ascii="Cambria Math" w:hAnsi="Cambria Math"/>
                      </w:rPr>
                      <m:t>,</m:t>
                    </m:r>
                    <m:sSub>
                      <m:sSubPr>
                        <m:ctrlPr>
                          <w:ins w:id="38" w:author="restingcloud J" w:date="2022-05-23T10:42:00Z">
                            <w:rPr>
                              <w:rFonts w:ascii="Cambria Math" w:hAnsi="Cambria Math"/>
                              <w:i/>
                            </w:rPr>
                          </w:ins>
                        </m:ctrlPr>
                      </m:sSubPr>
                      <m:e>
                        <m:r>
                          <w:rPr>
                            <w:rFonts w:ascii="Cambria Math" w:hAnsi="Cambria Math"/>
                          </w:rPr>
                          <m:t>0</m:t>
                        </m:r>
                      </m:e>
                      <m:sub>
                        <m:r>
                          <w:rPr>
                            <w:rFonts w:ascii="Cambria Math" w:hAnsi="Cambria Math"/>
                          </w:rPr>
                          <m:t>2</m:t>
                        </m:r>
                      </m:sub>
                    </m:sSub>
                  </m:e>
                </m:d>
              </m:e>
            </m:d>
            <m:r>
              <w:rPr>
                <w:rFonts w:ascii="Cambria Math" w:hAnsi="Cambria Math"/>
              </w:rPr>
              <m:t>+</m:t>
            </m:r>
            <m:d>
              <m:dPr>
                <m:begChr m:val=""/>
                <m:endChr m:val="⟩"/>
                <m:ctrlPr>
                  <w:ins w:id="39" w:author="restingcloud J" w:date="2022-05-23T10:42:00Z">
                    <w:rPr>
                      <w:rFonts w:ascii="Cambria Math" w:hAnsi="Cambria Math"/>
                      <w:i/>
                    </w:rPr>
                  </w:ins>
                </m:ctrlPr>
              </m:dPr>
              <m:e>
                <m:d>
                  <m:dPr>
                    <m:begChr m:val="|"/>
                    <m:endChr m:val=""/>
                    <m:ctrlPr>
                      <w:ins w:id="40" w:author="restingcloud J" w:date="2022-05-23T10:42:00Z">
                        <w:rPr>
                          <w:rFonts w:ascii="Cambria Math" w:hAnsi="Cambria Math"/>
                          <w:i/>
                        </w:rPr>
                      </w:ins>
                    </m:ctrlPr>
                  </m:dPr>
                  <m:e>
                    <m:sSub>
                      <m:sSubPr>
                        <m:ctrlPr>
                          <w:ins w:id="41" w:author="restingcloud J" w:date="2022-05-23T10:42:00Z">
                            <w:rPr>
                              <w:rFonts w:ascii="Cambria Math" w:hAnsi="Cambria Math"/>
                              <w:i/>
                            </w:rPr>
                          </w:ins>
                        </m:ctrlPr>
                      </m:sSubPr>
                      <m:e>
                        <m:r>
                          <w:rPr>
                            <w:rFonts w:ascii="Cambria Math" w:hAnsi="Cambria Math"/>
                          </w:rPr>
                          <m:t>0</m:t>
                        </m:r>
                      </m:e>
                      <m:sub>
                        <m:r>
                          <w:rPr>
                            <w:rFonts w:ascii="Cambria Math" w:hAnsi="Cambria Math"/>
                          </w:rPr>
                          <m:t>1</m:t>
                        </m:r>
                      </m:sub>
                    </m:sSub>
                    <m:r>
                      <w:rPr>
                        <w:rFonts w:ascii="Cambria Math" w:hAnsi="Cambria Math"/>
                      </w:rPr>
                      <m:t>,</m:t>
                    </m:r>
                    <m:sSub>
                      <m:sSubPr>
                        <m:ctrlPr>
                          <w:ins w:id="42" w:author="restingcloud J" w:date="2022-05-23T10:42:00Z">
                            <w:rPr>
                              <w:rFonts w:ascii="Cambria Math" w:hAnsi="Cambria Math"/>
                              <w:i/>
                            </w:rPr>
                          </w:ins>
                        </m:ctrlPr>
                      </m:sSubPr>
                      <m:e>
                        <m:r>
                          <w:rPr>
                            <w:rFonts w:ascii="Cambria Math" w:hAnsi="Cambria Math"/>
                          </w:rPr>
                          <m:t>1</m:t>
                        </m:r>
                      </m:e>
                      <m:sub>
                        <m:r>
                          <w:rPr>
                            <w:rFonts w:ascii="Cambria Math" w:hAnsi="Cambria Math"/>
                          </w:rPr>
                          <m:t>2</m:t>
                        </m:r>
                      </m:sub>
                    </m:sSub>
                  </m:e>
                </m:d>
              </m:e>
            </m:d>
            <m:r>
              <w:rPr>
                <w:rFonts w:ascii="Cambria Math" w:hAnsi="Cambria Math"/>
              </w:rPr>
              <m:t>+</m:t>
            </m:r>
            <m:d>
              <m:dPr>
                <m:begChr m:val=""/>
                <m:endChr m:val="⟩"/>
                <m:ctrlPr>
                  <w:ins w:id="43" w:author="restingcloud J" w:date="2022-05-23T10:42:00Z">
                    <w:rPr>
                      <w:rFonts w:ascii="Cambria Math" w:hAnsi="Cambria Math"/>
                      <w:i/>
                    </w:rPr>
                  </w:ins>
                </m:ctrlPr>
              </m:dPr>
              <m:e>
                <m:d>
                  <m:dPr>
                    <m:begChr m:val="|"/>
                    <m:endChr m:val=""/>
                    <m:ctrlPr>
                      <w:ins w:id="44" w:author="restingcloud J" w:date="2022-05-23T10:42:00Z">
                        <w:rPr>
                          <w:rFonts w:ascii="Cambria Math" w:hAnsi="Cambria Math"/>
                          <w:i/>
                        </w:rPr>
                      </w:ins>
                    </m:ctrlPr>
                  </m:dPr>
                  <m:e>
                    <m:sSub>
                      <m:sSubPr>
                        <m:ctrlPr>
                          <w:ins w:id="45" w:author="restingcloud J" w:date="2022-05-23T10:42:00Z">
                            <w:rPr>
                              <w:rFonts w:ascii="Cambria Math" w:hAnsi="Cambria Math"/>
                              <w:i/>
                            </w:rPr>
                          </w:ins>
                        </m:ctrlPr>
                      </m:sSubPr>
                      <m:e>
                        <m:r>
                          <w:rPr>
                            <w:rFonts w:ascii="Cambria Math" w:hAnsi="Cambria Math"/>
                          </w:rPr>
                          <m:t>1</m:t>
                        </m:r>
                      </m:e>
                      <m:sub>
                        <m:r>
                          <w:rPr>
                            <w:rFonts w:ascii="Cambria Math" w:hAnsi="Cambria Math"/>
                          </w:rPr>
                          <m:t>1</m:t>
                        </m:r>
                      </m:sub>
                    </m:sSub>
                    <m:r>
                      <w:rPr>
                        <w:rFonts w:ascii="Cambria Math" w:hAnsi="Cambria Math"/>
                      </w:rPr>
                      <m:t>,</m:t>
                    </m:r>
                    <m:sSub>
                      <m:sSubPr>
                        <m:ctrlPr>
                          <w:ins w:id="46" w:author="restingcloud J" w:date="2022-05-23T10:42:00Z">
                            <w:rPr>
                              <w:rFonts w:ascii="Cambria Math" w:hAnsi="Cambria Math"/>
                              <w:i/>
                            </w:rPr>
                          </w:ins>
                        </m:ctrlPr>
                      </m:sSubPr>
                      <m:e>
                        <m:r>
                          <w:rPr>
                            <w:rFonts w:ascii="Cambria Math" w:hAnsi="Cambria Math"/>
                          </w:rPr>
                          <m:t>0</m:t>
                        </m:r>
                      </m:e>
                      <m:sub>
                        <m:r>
                          <w:rPr>
                            <w:rFonts w:ascii="Cambria Math" w:hAnsi="Cambria Math"/>
                          </w:rPr>
                          <m:t>2</m:t>
                        </m:r>
                      </m:sub>
                    </m:sSub>
                  </m:e>
                </m:d>
              </m:e>
            </m:d>
            <m:r>
              <w:rPr>
                <w:rFonts w:ascii="Cambria Math" w:hAnsi="Cambria Math"/>
              </w:rPr>
              <m:t>+</m:t>
            </m:r>
            <m:d>
              <m:dPr>
                <m:begChr m:val=""/>
                <m:endChr m:val="⟩"/>
                <m:ctrlPr>
                  <w:ins w:id="47" w:author="restingcloud J" w:date="2022-05-23T10:42:00Z">
                    <w:rPr>
                      <w:rFonts w:ascii="Cambria Math" w:hAnsi="Cambria Math"/>
                      <w:i/>
                    </w:rPr>
                  </w:ins>
                </m:ctrlPr>
              </m:dPr>
              <m:e>
                <m:d>
                  <m:dPr>
                    <m:begChr m:val="|"/>
                    <m:endChr m:val=""/>
                    <m:ctrlPr>
                      <w:ins w:id="48" w:author="restingcloud J" w:date="2022-05-23T10:42:00Z">
                        <w:rPr>
                          <w:rFonts w:ascii="Cambria Math" w:hAnsi="Cambria Math"/>
                          <w:i/>
                        </w:rPr>
                      </w:ins>
                    </m:ctrlPr>
                  </m:dPr>
                  <m:e>
                    <m:sSub>
                      <m:sSubPr>
                        <m:ctrlPr>
                          <w:ins w:id="49" w:author="restingcloud J" w:date="2022-05-23T10:42:00Z">
                            <w:rPr>
                              <w:rFonts w:ascii="Cambria Math" w:hAnsi="Cambria Math"/>
                              <w:i/>
                            </w:rPr>
                          </w:ins>
                        </m:ctrlPr>
                      </m:sSubPr>
                      <m:e>
                        <m:r>
                          <w:rPr>
                            <w:rFonts w:ascii="Cambria Math" w:hAnsi="Cambria Math"/>
                          </w:rPr>
                          <m:t>1</m:t>
                        </m:r>
                      </m:e>
                      <m:sub>
                        <m:r>
                          <w:rPr>
                            <w:rFonts w:ascii="Cambria Math" w:hAnsi="Cambria Math"/>
                          </w:rPr>
                          <m:t>1</m:t>
                        </m:r>
                      </m:sub>
                    </m:sSub>
                    <m:r>
                      <w:rPr>
                        <w:rFonts w:ascii="Cambria Math" w:hAnsi="Cambria Math"/>
                      </w:rPr>
                      <m:t>,</m:t>
                    </m:r>
                    <m:sSub>
                      <m:sSubPr>
                        <m:ctrlPr>
                          <w:ins w:id="50" w:author="restingcloud J" w:date="2022-05-23T10:42:00Z">
                            <w:rPr>
                              <w:rFonts w:ascii="Cambria Math" w:hAnsi="Cambria Math"/>
                              <w:i/>
                            </w:rPr>
                          </w:ins>
                        </m:ctrlPr>
                      </m:sSubPr>
                      <m:e>
                        <m:r>
                          <w:rPr>
                            <w:rFonts w:ascii="Cambria Math" w:hAnsi="Cambria Math"/>
                          </w:rPr>
                          <m:t>1</m:t>
                        </m:r>
                      </m:e>
                      <m:sub>
                        <m:r>
                          <w:rPr>
                            <w:rFonts w:ascii="Cambria Math" w:hAnsi="Cambria Math"/>
                          </w:rPr>
                          <m:t>2</m:t>
                        </m:r>
                      </m:sub>
                    </m:sSub>
                  </m:e>
                </m:d>
              </m:e>
            </m:d>
          </m:e>
        </m:d>
      </m:oMath>
    </w:p>
    <w:p w:rsidR="005778FA" w:rsidRDefault="005778FA" w:rsidP="005778FA">
      <w:pPr>
        <w:pBdr>
          <w:bottom w:val="single" w:sz="6" w:space="1" w:color="auto"/>
        </w:pBdr>
        <w:jc w:val="both"/>
      </w:pPr>
    </w:p>
    <w:p w:rsidR="005778FA" w:rsidRDefault="003E4A4F" w:rsidP="005778FA">
      <w:pPr>
        <w:pStyle w:val="a3"/>
        <w:numPr>
          <w:ilvl w:val="0"/>
          <w:numId w:val="18"/>
        </w:numPr>
        <w:jc w:val="both"/>
      </w:pPr>
      <m:oMath>
        <m:f>
          <m:fPr>
            <m:ctrlPr>
              <w:ins w:id="51" w:author="restingcloud J" w:date="2022-05-23T10:42:00Z">
                <w:rPr>
                  <w:rFonts w:ascii="Cambria Math" w:hAnsi="Cambria Math"/>
                </w:rPr>
              </w:ins>
            </m:ctrlPr>
          </m:fPr>
          <m:num>
            <m:r>
              <w:rPr>
                <w:rFonts w:ascii="Cambria Math" w:hAnsi="Cambria Math"/>
              </w:rPr>
              <m:t>1</m:t>
            </m:r>
          </m:num>
          <m:den>
            <m:rad>
              <m:radPr>
                <m:degHide m:val="1"/>
                <m:ctrlPr>
                  <w:ins w:id="52" w:author="restingcloud J" w:date="2022-05-23T10:42:00Z">
                    <w:rPr>
                      <w:rFonts w:ascii="Cambria Math" w:hAnsi="Cambria Math"/>
                      <w:i/>
                    </w:rPr>
                  </w:ins>
                </m:ctrlPr>
              </m:radPr>
              <m:deg/>
              <m:e>
                <m:r>
                  <w:rPr>
                    <w:rFonts w:ascii="Cambria Math" w:hAnsi="Cambria Math"/>
                  </w:rPr>
                  <m:t>2</m:t>
                </m:r>
              </m:e>
            </m:rad>
          </m:den>
        </m:f>
        <m:d>
          <m:dPr>
            <m:ctrlPr>
              <w:ins w:id="53" w:author="restingcloud J" w:date="2022-05-23T10:42:00Z">
                <w:rPr>
                  <w:rFonts w:ascii="Cambria Math" w:hAnsi="Cambria Math"/>
                  <w:i/>
                </w:rPr>
              </w:ins>
            </m:ctrlPr>
          </m:dPr>
          <m:e>
            <m:d>
              <m:dPr>
                <m:begChr m:val=""/>
                <m:endChr m:val="⟩"/>
                <m:ctrlPr>
                  <w:ins w:id="54" w:author="restingcloud J" w:date="2022-05-23T10:42:00Z">
                    <w:rPr>
                      <w:rFonts w:ascii="Cambria Math" w:hAnsi="Cambria Math"/>
                      <w:i/>
                    </w:rPr>
                  </w:ins>
                </m:ctrlPr>
              </m:dPr>
              <m:e>
                <m:d>
                  <m:dPr>
                    <m:begChr m:val="|"/>
                    <m:endChr m:val=""/>
                    <m:ctrlPr>
                      <w:ins w:id="55" w:author="restingcloud J" w:date="2022-05-23T10:42:00Z">
                        <w:rPr>
                          <w:rFonts w:ascii="Cambria Math" w:hAnsi="Cambria Math"/>
                          <w:i/>
                        </w:rPr>
                      </w:ins>
                    </m:ctrlPr>
                  </m:dPr>
                  <m:e>
                    <m:sSub>
                      <m:sSubPr>
                        <m:ctrlPr>
                          <w:ins w:id="56" w:author="restingcloud J" w:date="2022-05-23T10:42:00Z">
                            <w:rPr>
                              <w:rFonts w:ascii="Cambria Math" w:hAnsi="Cambria Math"/>
                              <w:i/>
                            </w:rPr>
                          </w:ins>
                        </m:ctrlPr>
                      </m:sSubPr>
                      <m:e>
                        <m:r>
                          <w:rPr>
                            <w:rFonts w:ascii="Cambria Math" w:hAnsi="Cambria Math"/>
                          </w:rPr>
                          <m:t>0</m:t>
                        </m:r>
                      </m:e>
                      <m:sub>
                        <m:r>
                          <w:rPr>
                            <w:rFonts w:ascii="Cambria Math" w:hAnsi="Cambria Math"/>
                          </w:rPr>
                          <m:t>1</m:t>
                        </m:r>
                      </m:sub>
                    </m:sSub>
                    <m:r>
                      <w:rPr>
                        <w:rFonts w:ascii="Cambria Math" w:hAnsi="Cambria Math"/>
                      </w:rPr>
                      <m:t>,</m:t>
                    </m:r>
                    <m:sSub>
                      <m:sSubPr>
                        <m:ctrlPr>
                          <w:ins w:id="57" w:author="restingcloud J" w:date="2022-05-23T10:42:00Z">
                            <w:rPr>
                              <w:rFonts w:ascii="Cambria Math" w:hAnsi="Cambria Math"/>
                              <w:i/>
                            </w:rPr>
                          </w:ins>
                        </m:ctrlPr>
                      </m:sSubPr>
                      <m:e>
                        <m:r>
                          <w:rPr>
                            <w:rFonts w:ascii="Cambria Math" w:hAnsi="Cambria Math"/>
                          </w:rPr>
                          <m:t>1</m:t>
                        </m:r>
                      </m:e>
                      <m:sub>
                        <m:r>
                          <w:rPr>
                            <w:rFonts w:ascii="Cambria Math" w:hAnsi="Cambria Math"/>
                          </w:rPr>
                          <m:t>2</m:t>
                        </m:r>
                      </m:sub>
                    </m:sSub>
                  </m:e>
                </m:d>
              </m:e>
            </m:d>
            <m:r>
              <w:rPr>
                <w:rFonts w:ascii="Cambria Math" w:hAnsi="Cambria Math"/>
              </w:rPr>
              <m:t>-</m:t>
            </m:r>
            <m:d>
              <m:dPr>
                <m:begChr m:val=""/>
                <m:endChr m:val="⟩"/>
                <m:ctrlPr>
                  <w:ins w:id="58" w:author="restingcloud J" w:date="2022-05-23T10:42:00Z">
                    <w:rPr>
                      <w:rFonts w:ascii="Cambria Math" w:hAnsi="Cambria Math"/>
                      <w:i/>
                    </w:rPr>
                  </w:ins>
                </m:ctrlPr>
              </m:dPr>
              <m:e>
                <m:d>
                  <m:dPr>
                    <m:begChr m:val="|"/>
                    <m:endChr m:val=""/>
                    <m:ctrlPr>
                      <w:ins w:id="59" w:author="restingcloud J" w:date="2022-05-23T10:42:00Z">
                        <w:rPr>
                          <w:rFonts w:ascii="Cambria Math" w:hAnsi="Cambria Math"/>
                          <w:i/>
                        </w:rPr>
                      </w:ins>
                    </m:ctrlPr>
                  </m:dPr>
                  <m:e>
                    <m:sSub>
                      <m:sSubPr>
                        <m:ctrlPr>
                          <w:ins w:id="60" w:author="restingcloud J" w:date="2022-05-23T10:42:00Z">
                            <w:rPr>
                              <w:rFonts w:ascii="Cambria Math" w:hAnsi="Cambria Math"/>
                              <w:i/>
                            </w:rPr>
                          </w:ins>
                        </m:ctrlPr>
                      </m:sSubPr>
                      <m:e>
                        <m:r>
                          <w:rPr>
                            <w:rFonts w:ascii="Cambria Math" w:hAnsi="Cambria Math"/>
                          </w:rPr>
                          <m:t>0</m:t>
                        </m:r>
                      </m:e>
                      <m:sub>
                        <m:r>
                          <w:rPr>
                            <w:rFonts w:ascii="Cambria Math" w:hAnsi="Cambria Math"/>
                          </w:rPr>
                          <m:t>1</m:t>
                        </m:r>
                      </m:sub>
                    </m:sSub>
                    <m:r>
                      <w:rPr>
                        <w:rFonts w:ascii="Cambria Math" w:hAnsi="Cambria Math"/>
                      </w:rPr>
                      <m:t>,</m:t>
                    </m:r>
                    <m:sSub>
                      <m:sSubPr>
                        <m:ctrlPr>
                          <w:ins w:id="61" w:author="restingcloud J" w:date="2022-05-23T10:42:00Z">
                            <w:rPr>
                              <w:rFonts w:ascii="Cambria Math" w:hAnsi="Cambria Math"/>
                              <w:i/>
                            </w:rPr>
                          </w:ins>
                        </m:ctrlPr>
                      </m:sSubPr>
                      <m:e>
                        <m:r>
                          <w:rPr>
                            <w:rFonts w:ascii="Cambria Math" w:hAnsi="Cambria Math"/>
                          </w:rPr>
                          <m:t>0</m:t>
                        </m:r>
                      </m:e>
                      <m:sub>
                        <m:r>
                          <w:rPr>
                            <w:rFonts w:ascii="Cambria Math" w:hAnsi="Cambria Math"/>
                          </w:rPr>
                          <m:t>2</m:t>
                        </m:r>
                      </m:sub>
                    </m:sSub>
                  </m:e>
                </m:d>
              </m:e>
            </m:d>
          </m:e>
        </m:d>
        <m:r>
          <m:rPr>
            <m:sty m:val="p"/>
          </m:rPr>
          <w:rPr>
            <w:rFonts w:ascii="Cambria Math" w:hAnsi="Cambria Math"/>
          </w:rPr>
          <m:t>=</m:t>
        </m:r>
        <m:f>
          <m:fPr>
            <m:ctrlPr>
              <w:ins w:id="62" w:author="restingcloud J" w:date="2022-05-23T10:42:00Z">
                <w:rPr>
                  <w:rFonts w:ascii="Cambria Math" w:hAnsi="Cambria Math"/>
                </w:rPr>
              </w:ins>
            </m:ctrlPr>
          </m:fPr>
          <m:num>
            <m:r>
              <w:rPr>
                <w:rFonts w:ascii="Cambria Math" w:hAnsi="Cambria Math"/>
              </w:rPr>
              <m:t>1</m:t>
            </m:r>
          </m:num>
          <m:den>
            <m:rad>
              <m:radPr>
                <m:degHide m:val="1"/>
                <m:ctrlPr>
                  <w:ins w:id="63" w:author="restingcloud J" w:date="2022-05-23T10:42:00Z">
                    <w:rPr>
                      <w:rFonts w:ascii="Cambria Math" w:hAnsi="Cambria Math"/>
                      <w:i/>
                    </w:rPr>
                  </w:ins>
                </m:ctrlPr>
              </m:radPr>
              <m:deg/>
              <m:e>
                <m:r>
                  <w:rPr>
                    <w:rFonts w:ascii="Cambria Math" w:hAnsi="Cambria Math"/>
                  </w:rPr>
                  <m:t>2</m:t>
                </m:r>
              </m:e>
            </m:rad>
          </m:den>
        </m:f>
        <m:d>
          <m:dPr>
            <m:begChr m:val=""/>
            <m:endChr m:val="⟩"/>
            <m:ctrlPr>
              <w:ins w:id="64" w:author="restingcloud J" w:date="2022-05-23T10:42:00Z">
                <w:rPr>
                  <w:rFonts w:ascii="Cambria Math" w:hAnsi="Cambria Math"/>
                  <w:i/>
                </w:rPr>
              </w:ins>
            </m:ctrlPr>
          </m:dPr>
          <m:e>
            <m:d>
              <m:dPr>
                <m:begChr m:val="|"/>
                <m:endChr m:val=""/>
                <m:ctrlPr>
                  <w:ins w:id="65" w:author="restingcloud J" w:date="2022-05-23T10:42:00Z">
                    <w:rPr>
                      <w:rFonts w:ascii="Cambria Math" w:hAnsi="Cambria Math"/>
                      <w:i/>
                    </w:rPr>
                  </w:ins>
                </m:ctrlPr>
              </m:dPr>
              <m:e>
                <m:sSub>
                  <m:sSubPr>
                    <m:ctrlPr>
                      <w:ins w:id="66" w:author="restingcloud J" w:date="2022-05-23T10:42:00Z">
                        <w:rPr>
                          <w:rFonts w:ascii="Cambria Math" w:hAnsi="Cambria Math"/>
                          <w:i/>
                        </w:rPr>
                      </w:ins>
                    </m:ctrlPr>
                  </m:sSubPr>
                  <m:e>
                    <m:r>
                      <w:rPr>
                        <w:rFonts w:ascii="Cambria Math" w:hAnsi="Cambria Math"/>
                      </w:rPr>
                      <m:t>0</m:t>
                    </m:r>
                  </m:e>
                  <m:sub>
                    <m:r>
                      <w:rPr>
                        <w:rFonts w:ascii="Cambria Math" w:hAnsi="Cambria Math"/>
                      </w:rPr>
                      <m:t>1</m:t>
                    </m:r>
                  </m:sub>
                </m:sSub>
              </m:e>
            </m:d>
          </m:e>
        </m:d>
        <m:d>
          <m:dPr>
            <m:ctrlPr>
              <w:ins w:id="67" w:author="restingcloud J" w:date="2022-05-23T10:42:00Z">
                <w:rPr>
                  <w:rFonts w:ascii="Cambria Math" w:hAnsi="Cambria Math"/>
                  <w:i/>
                </w:rPr>
              </w:ins>
            </m:ctrlPr>
          </m:dPr>
          <m:e>
            <m:d>
              <m:dPr>
                <m:begChr m:val=""/>
                <m:endChr m:val="⟩"/>
                <m:ctrlPr>
                  <w:ins w:id="68" w:author="restingcloud J" w:date="2022-05-23T10:42:00Z">
                    <w:rPr>
                      <w:rFonts w:ascii="Cambria Math" w:hAnsi="Cambria Math"/>
                      <w:i/>
                    </w:rPr>
                  </w:ins>
                </m:ctrlPr>
              </m:dPr>
              <m:e>
                <m:d>
                  <m:dPr>
                    <m:begChr m:val="|"/>
                    <m:endChr m:val=""/>
                    <m:ctrlPr>
                      <w:ins w:id="69" w:author="restingcloud J" w:date="2022-05-23T10:42:00Z">
                        <w:rPr>
                          <w:rFonts w:ascii="Cambria Math" w:hAnsi="Cambria Math"/>
                          <w:i/>
                        </w:rPr>
                      </w:ins>
                    </m:ctrlPr>
                  </m:dPr>
                  <m:e>
                    <m:sSub>
                      <m:sSubPr>
                        <m:ctrlPr>
                          <w:ins w:id="70" w:author="restingcloud J" w:date="2022-05-23T10:42:00Z">
                            <w:rPr>
                              <w:rFonts w:ascii="Cambria Math" w:hAnsi="Cambria Math"/>
                              <w:i/>
                            </w:rPr>
                          </w:ins>
                        </m:ctrlPr>
                      </m:sSubPr>
                      <m:e>
                        <m:r>
                          <w:rPr>
                            <w:rFonts w:ascii="Cambria Math" w:hAnsi="Cambria Math"/>
                          </w:rPr>
                          <m:t>1</m:t>
                        </m:r>
                      </m:e>
                      <m:sub>
                        <m:r>
                          <w:rPr>
                            <w:rFonts w:ascii="Cambria Math" w:hAnsi="Cambria Math"/>
                          </w:rPr>
                          <m:t>2</m:t>
                        </m:r>
                      </m:sub>
                    </m:sSub>
                  </m:e>
                </m:d>
              </m:e>
            </m:d>
            <m:r>
              <w:rPr>
                <w:rFonts w:ascii="Cambria Math" w:hAnsi="Cambria Math"/>
              </w:rPr>
              <m:t>-</m:t>
            </m:r>
            <m:d>
              <m:dPr>
                <m:begChr m:val=""/>
                <m:endChr m:val="⟩"/>
                <m:ctrlPr>
                  <w:ins w:id="71" w:author="restingcloud J" w:date="2022-05-23T10:42:00Z">
                    <w:rPr>
                      <w:rFonts w:ascii="Cambria Math" w:hAnsi="Cambria Math"/>
                      <w:i/>
                    </w:rPr>
                  </w:ins>
                </m:ctrlPr>
              </m:dPr>
              <m:e>
                <m:d>
                  <m:dPr>
                    <m:begChr m:val="|"/>
                    <m:endChr m:val=""/>
                    <m:ctrlPr>
                      <w:ins w:id="72" w:author="restingcloud J" w:date="2022-05-23T10:42:00Z">
                        <w:rPr>
                          <w:rFonts w:ascii="Cambria Math" w:hAnsi="Cambria Math"/>
                          <w:i/>
                        </w:rPr>
                      </w:ins>
                    </m:ctrlPr>
                  </m:dPr>
                  <m:e>
                    <m:sSub>
                      <m:sSubPr>
                        <m:ctrlPr>
                          <w:ins w:id="73" w:author="restingcloud J" w:date="2022-05-23T10:42:00Z">
                            <w:rPr>
                              <w:rFonts w:ascii="Cambria Math" w:hAnsi="Cambria Math"/>
                              <w:i/>
                            </w:rPr>
                          </w:ins>
                        </m:ctrlPr>
                      </m:sSubPr>
                      <m:e>
                        <m:r>
                          <w:rPr>
                            <w:rFonts w:ascii="Cambria Math" w:hAnsi="Cambria Math"/>
                          </w:rPr>
                          <m:t>0</m:t>
                        </m:r>
                      </m:e>
                      <m:sub>
                        <m:r>
                          <w:rPr>
                            <w:rFonts w:ascii="Cambria Math" w:hAnsi="Cambria Math"/>
                          </w:rPr>
                          <m:t>2</m:t>
                        </m:r>
                      </m:sub>
                    </m:sSub>
                  </m:e>
                </m:d>
              </m:e>
            </m:d>
          </m:e>
        </m:d>
      </m:oMath>
      <w:r w:rsidR="005778FA">
        <w:t xml:space="preserve"> </w:t>
      </w:r>
    </w:p>
    <w:p w:rsidR="005778FA" w:rsidRDefault="005778FA" w:rsidP="005778FA">
      <w:pPr>
        <w:pStyle w:val="a3"/>
        <w:jc w:val="both"/>
      </w:pPr>
      <w:r>
        <w:t xml:space="preserve">Not entangled </w:t>
      </w:r>
    </w:p>
    <w:p w:rsidR="00541289" w:rsidRPr="00370F12" w:rsidRDefault="00541289" w:rsidP="00541289">
      <w:pPr>
        <w:pStyle w:val="a3"/>
        <w:jc w:val="right"/>
        <w:rPr>
          <w:color w:val="0070C0"/>
        </w:rPr>
      </w:pPr>
      <w:r w:rsidRPr="00FA29B0">
        <w:rPr>
          <w:rFonts w:hint="eastAsia"/>
          <w:color w:val="0070C0"/>
        </w:rPr>
        <w:t>推导和答案正确给</w:t>
      </w:r>
      <w:r>
        <w:rPr>
          <w:color w:val="0070C0"/>
        </w:rPr>
        <w:t>20</w:t>
      </w:r>
      <w:r w:rsidRPr="00FA29B0">
        <w:rPr>
          <w:rFonts w:hint="eastAsia"/>
          <w:color w:val="0070C0"/>
        </w:rPr>
        <w:t>分</w:t>
      </w:r>
    </w:p>
    <w:p w:rsidR="00541289" w:rsidRDefault="00541289" w:rsidP="005778FA">
      <w:pPr>
        <w:pStyle w:val="a3"/>
        <w:jc w:val="both"/>
      </w:pPr>
    </w:p>
    <w:p w:rsidR="005778FA" w:rsidRDefault="005778FA" w:rsidP="005778FA">
      <w:pPr>
        <w:pStyle w:val="a3"/>
        <w:jc w:val="both"/>
      </w:pPr>
    </w:p>
    <w:p w:rsidR="005778FA" w:rsidRDefault="003E4A4F" w:rsidP="005778FA">
      <w:pPr>
        <w:pStyle w:val="a3"/>
        <w:numPr>
          <w:ilvl w:val="0"/>
          <w:numId w:val="18"/>
        </w:numPr>
        <w:jc w:val="both"/>
      </w:pPr>
      <m:oMath>
        <m:f>
          <m:fPr>
            <m:ctrlPr>
              <w:ins w:id="74" w:author="restingcloud J" w:date="2022-05-23T10:42:00Z">
                <w:rPr>
                  <w:rFonts w:ascii="Cambria Math" w:hAnsi="Cambria Math"/>
                </w:rPr>
              </w:ins>
            </m:ctrlPr>
          </m:fPr>
          <m:num>
            <m:r>
              <w:rPr>
                <w:rFonts w:ascii="Cambria Math" w:hAnsi="Cambria Math"/>
              </w:rPr>
              <m:t>1</m:t>
            </m:r>
          </m:num>
          <m:den>
            <m:rad>
              <m:radPr>
                <m:degHide m:val="1"/>
                <m:ctrlPr>
                  <w:ins w:id="75" w:author="restingcloud J" w:date="2022-05-23T10:42:00Z">
                    <w:rPr>
                      <w:rFonts w:ascii="Cambria Math" w:hAnsi="Cambria Math"/>
                      <w:i/>
                    </w:rPr>
                  </w:ins>
                </m:ctrlPr>
              </m:radPr>
              <m:deg/>
              <m:e>
                <m:r>
                  <w:rPr>
                    <w:rFonts w:ascii="Cambria Math" w:hAnsi="Cambria Math"/>
                  </w:rPr>
                  <m:t>2</m:t>
                </m:r>
              </m:e>
            </m:rad>
          </m:den>
        </m:f>
        <m:d>
          <m:dPr>
            <m:ctrlPr>
              <w:ins w:id="76" w:author="restingcloud J" w:date="2022-05-23T10:42:00Z">
                <w:rPr>
                  <w:rFonts w:ascii="Cambria Math" w:hAnsi="Cambria Math"/>
                  <w:i/>
                </w:rPr>
              </w:ins>
            </m:ctrlPr>
          </m:dPr>
          <m:e>
            <m:d>
              <m:dPr>
                <m:begChr m:val=""/>
                <m:endChr m:val="⟩"/>
                <m:ctrlPr>
                  <w:ins w:id="77" w:author="restingcloud J" w:date="2022-05-23T10:42:00Z">
                    <w:rPr>
                      <w:rFonts w:ascii="Cambria Math" w:hAnsi="Cambria Math"/>
                      <w:i/>
                    </w:rPr>
                  </w:ins>
                </m:ctrlPr>
              </m:dPr>
              <m:e>
                <m:d>
                  <m:dPr>
                    <m:begChr m:val="|"/>
                    <m:endChr m:val=""/>
                    <m:ctrlPr>
                      <w:ins w:id="78" w:author="restingcloud J" w:date="2022-05-23T10:42:00Z">
                        <w:rPr>
                          <w:rFonts w:ascii="Cambria Math" w:hAnsi="Cambria Math"/>
                          <w:i/>
                        </w:rPr>
                      </w:ins>
                    </m:ctrlPr>
                  </m:dPr>
                  <m:e>
                    <m:sSub>
                      <m:sSubPr>
                        <m:ctrlPr>
                          <w:ins w:id="79" w:author="restingcloud J" w:date="2022-05-23T10:42:00Z">
                            <w:rPr>
                              <w:rFonts w:ascii="Cambria Math" w:hAnsi="Cambria Math"/>
                              <w:i/>
                            </w:rPr>
                          </w:ins>
                        </m:ctrlPr>
                      </m:sSubPr>
                      <m:e>
                        <m:r>
                          <w:rPr>
                            <w:rFonts w:ascii="Cambria Math" w:hAnsi="Cambria Math"/>
                          </w:rPr>
                          <m:t>0</m:t>
                        </m:r>
                      </m:e>
                      <m:sub>
                        <m:r>
                          <w:rPr>
                            <w:rFonts w:ascii="Cambria Math" w:hAnsi="Cambria Math"/>
                          </w:rPr>
                          <m:t>1</m:t>
                        </m:r>
                      </m:sub>
                    </m:sSub>
                    <m:r>
                      <w:rPr>
                        <w:rFonts w:ascii="Cambria Math" w:hAnsi="Cambria Math"/>
                      </w:rPr>
                      <m:t>,</m:t>
                    </m:r>
                    <m:sSub>
                      <m:sSubPr>
                        <m:ctrlPr>
                          <w:ins w:id="80" w:author="restingcloud J" w:date="2022-05-23T10:42:00Z">
                            <w:rPr>
                              <w:rFonts w:ascii="Cambria Math" w:hAnsi="Cambria Math"/>
                              <w:i/>
                            </w:rPr>
                          </w:ins>
                        </m:ctrlPr>
                      </m:sSubPr>
                      <m:e>
                        <m:r>
                          <w:rPr>
                            <w:rFonts w:ascii="Cambria Math" w:hAnsi="Cambria Math"/>
                          </w:rPr>
                          <m:t>1</m:t>
                        </m:r>
                      </m:e>
                      <m:sub>
                        <m:r>
                          <w:rPr>
                            <w:rFonts w:ascii="Cambria Math" w:hAnsi="Cambria Math"/>
                          </w:rPr>
                          <m:t>2</m:t>
                        </m:r>
                      </m:sub>
                    </m:sSub>
                  </m:e>
                </m:d>
              </m:e>
            </m:d>
            <m:r>
              <w:rPr>
                <w:rFonts w:ascii="Cambria Math" w:hAnsi="Cambria Math"/>
              </w:rPr>
              <m:t>-</m:t>
            </m:r>
            <m:d>
              <m:dPr>
                <m:begChr m:val=""/>
                <m:endChr m:val="⟩"/>
                <m:ctrlPr>
                  <w:ins w:id="81" w:author="restingcloud J" w:date="2022-05-23T10:42:00Z">
                    <w:rPr>
                      <w:rFonts w:ascii="Cambria Math" w:hAnsi="Cambria Math"/>
                      <w:i/>
                    </w:rPr>
                  </w:ins>
                </m:ctrlPr>
              </m:dPr>
              <m:e>
                <m:d>
                  <m:dPr>
                    <m:begChr m:val="|"/>
                    <m:endChr m:val=""/>
                    <m:ctrlPr>
                      <w:ins w:id="82" w:author="restingcloud J" w:date="2022-05-23T10:42:00Z">
                        <w:rPr>
                          <w:rFonts w:ascii="Cambria Math" w:hAnsi="Cambria Math"/>
                          <w:i/>
                        </w:rPr>
                      </w:ins>
                    </m:ctrlPr>
                  </m:dPr>
                  <m:e>
                    <m:sSub>
                      <m:sSubPr>
                        <m:ctrlPr>
                          <w:ins w:id="83" w:author="restingcloud J" w:date="2022-05-23T10:42:00Z">
                            <w:rPr>
                              <w:rFonts w:ascii="Cambria Math" w:hAnsi="Cambria Math"/>
                              <w:i/>
                            </w:rPr>
                          </w:ins>
                        </m:ctrlPr>
                      </m:sSubPr>
                      <m:e>
                        <m:r>
                          <w:rPr>
                            <w:rFonts w:ascii="Cambria Math" w:hAnsi="Cambria Math"/>
                          </w:rPr>
                          <m:t>1</m:t>
                        </m:r>
                      </m:e>
                      <m:sub>
                        <m:r>
                          <w:rPr>
                            <w:rFonts w:ascii="Cambria Math" w:hAnsi="Cambria Math"/>
                          </w:rPr>
                          <m:t>1</m:t>
                        </m:r>
                      </m:sub>
                    </m:sSub>
                    <m:r>
                      <w:rPr>
                        <w:rFonts w:ascii="Cambria Math" w:hAnsi="Cambria Math"/>
                      </w:rPr>
                      <m:t>,</m:t>
                    </m:r>
                    <m:sSub>
                      <m:sSubPr>
                        <m:ctrlPr>
                          <w:ins w:id="84" w:author="restingcloud J" w:date="2022-05-23T10:42:00Z">
                            <w:rPr>
                              <w:rFonts w:ascii="Cambria Math" w:hAnsi="Cambria Math"/>
                              <w:i/>
                            </w:rPr>
                          </w:ins>
                        </m:ctrlPr>
                      </m:sSubPr>
                      <m:e>
                        <m:r>
                          <w:rPr>
                            <w:rFonts w:ascii="Cambria Math" w:hAnsi="Cambria Math"/>
                          </w:rPr>
                          <m:t>0</m:t>
                        </m:r>
                      </m:e>
                      <m:sub>
                        <m:r>
                          <w:rPr>
                            <w:rFonts w:ascii="Cambria Math" w:hAnsi="Cambria Math"/>
                          </w:rPr>
                          <m:t>2</m:t>
                        </m:r>
                      </m:sub>
                    </m:sSub>
                  </m:e>
                </m:d>
              </m:e>
            </m:d>
          </m:e>
        </m:d>
      </m:oMath>
    </w:p>
    <w:p w:rsidR="005778FA" w:rsidRDefault="005778FA" w:rsidP="005778FA">
      <w:pPr>
        <w:pStyle w:val="a3"/>
        <w:jc w:val="both"/>
      </w:pPr>
      <w:r>
        <w:t>Entangled</w:t>
      </w:r>
    </w:p>
    <w:p w:rsidR="00541289" w:rsidRPr="00370F12" w:rsidRDefault="00541289" w:rsidP="00541289">
      <w:pPr>
        <w:pStyle w:val="a3"/>
        <w:jc w:val="right"/>
        <w:rPr>
          <w:color w:val="0070C0"/>
        </w:rPr>
      </w:pPr>
      <w:r w:rsidRPr="00FA29B0">
        <w:rPr>
          <w:rFonts w:hint="eastAsia"/>
          <w:color w:val="0070C0"/>
        </w:rPr>
        <w:t>推导和答案正确给</w:t>
      </w:r>
      <w:r>
        <w:rPr>
          <w:color w:val="0070C0"/>
        </w:rPr>
        <w:t>20</w:t>
      </w:r>
      <w:r w:rsidRPr="00FA29B0">
        <w:rPr>
          <w:rFonts w:hint="eastAsia"/>
          <w:color w:val="0070C0"/>
        </w:rPr>
        <w:t>分</w:t>
      </w:r>
    </w:p>
    <w:p w:rsidR="00541289" w:rsidRDefault="00541289" w:rsidP="00541289">
      <w:pPr>
        <w:pStyle w:val="a3"/>
        <w:jc w:val="both"/>
      </w:pPr>
    </w:p>
    <w:p w:rsidR="00541289" w:rsidRDefault="00541289" w:rsidP="005778FA">
      <w:pPr>
        <w:pStyle w:val="a3"/>
        <w:jc w:val="both"/>
      </w:pPr>
    </w:p>
    <w:p w:rsidR="005778FA" w:rsidRDefault="005778FA" w:rsidP="005778FA">
      <w:pPr>
        <w:pStyle w:val="a3"/>
        <w:jc w:val="both"/>
      </w:pPr>
    </w:p>
    <w:p w:rsidR="005778FA" w:rsidRDefault="003E4A4F" w:rsidP="005778FA">
      <w:pPr>
        <w:pStyle w:val="a3"/>
        <w:numPr>
          <w:ilvl w:val="0"/>
          <w:numId w:val="18"/>
        </w:numPr>
        <w:jc w:val="both"/>
      </w:pPr>
      <m:oMath>
        <m:f>
          <m:fPr>
            <m:ctrlPr>
              <w:ins w:id="85" w:author="restingcloud J" w:date="2022-05-23T10:42:00Z">
                <w:rPr>
                  <w:rFonts w:ascii="Cambria Math" w:hAnsi="Cambria Math"/>
                </w:rPr>
              </w:ins>
            </m:ctrlPr>
          </m:fPr>
          <m:num>
            <m:r>
              <w:rPr>
                <w:rFonts w:ascii="Cambria Math" w:hAnsi="Cambria Math"/>
              </w:rPr>
              <m:t>3</m:t>
            </m:r>
          </m:num>
          <m:den>
            <m:r>
              <w:rPr>
                <w:rFonts w:ascii="Cambria Math" w:hAnsi="Cambria Math"/>
              </w:rPr>
              <m:t>5</m:t>
            </m:r>
          </m:den>
        </m:f>
        <m:d>
          <m:dPr>
            <m:begChr m:val=""/>
            <m:endChr m:val="⟩"/>
            <m:ctrlPr>
              <w:ins w:id="86" w:author="restingcloud J" w:date="2022-05-23T10:42:00Z">
                <w:rPr>
                  <w:rFonts w:ascii="Cambria Math" w:hAnsi="Cambria Math"/>
                  <w:i/>
                </w:rPr>
              </w:ins>
            </m:ctrlPr>
          </m:dPr>
          <m:e>
            <m:d>
              <m:dPr>
                <m:begChr m:val="|"/>
                <m:endChr m:val=""/>
                <m:ctrlPr>
                  <w:ins w:id="87" w:author="restingcloud J" w:date="2022-05-23T10:42:00Z">
                    <w:rPr>
                      <w:rFonts w:ascii="Cambria Math" w:hAnsi="Cambria Math"/>
                      <w:i/>
                    </w:rPr>
                  </w:ins>
                </m:ctrlPr>
              </m:dPr>
              <m:e>
                <m:sSub>
                  <m:sSubPr>
                    <m:ctrlPr>
                      <w:ins w:id="88" w:author="restingcloud J" w:date="2022-05-23T10:42:00Z">
                        <w:rPr>
                          <w:rFonts w:ascii="Cambria Math" w:hAnsi="Cambria Math"/>
                          <w:i/>
                        </w:rPr>
                      </w:ins>
                    </m:ctrlPr>
                  </m:sSubPr>
                  <m:e>
                    <m:r>
                      <w:rPr>
                        <w:rFonts w:ascii="Cambria Math" w:hAnsi="Cambria Math"/>
                      </w:rPr>
                      <m:t>0</m:t>
                    </m:r>
                  </m:e>
                  <m:sub>
                    <m:r>
                      <w:rPr>
                        <w:rFonts w:ascii="Cambria Math" w:hAnsi="Cambria Math"/>
                      </w:rPr>
                      <m:t>1</m:t>
                    </m:r>
                  </m:sub>
                </m:sSub>
                <m:r>
                  <w:rPr>
                    <w:rFonts w:ascii="Cambria Math" w:hAnsi="Cambria Math"/>
                  </w:rPr>
                  <m:t>,</m:t>
                </m:r>
                <m:sSub>
                  <m:sSubPr>
                    <m:ctrlPr>
                      <w:ins w:id="89" w:author="restingcloud J" w:date="2022-05-23T10:42:00Z">
                        <w:rPr>
                          <w:rFonts w:ascii="Cambria Math" w:hAnsi="Cambria Math"/>
                          <w:i/>
                        </w:rPr>
                      </w:ins>
                    </m:ctrlPr>
                  </m:sSubPr>
                  <m:e>
                    <m:r>
                      <w:rPr>
                        <w:rFonts w:ascii="Cambria Math" w:hAnsi="Cambria Math"/>
                      </w:rPr>
                      <m:t>1</m:t>
                    </m:r>
                  </m:e>
                  <m:sub>
                    <m:r>
                      <w:rPr>
                        <w:rFonts w:ascii="Cambria Math" w:hAnsi="Cambria Math"/>
                      </w:rPr>
                      <m:t>2</m:t>
                    </m:r>
                  </m:sub>
                </m:sSub>
              </m:e>
            </m:d>
          </m:e>
        </m:d>
        <m:r>
          <w:rPr>
            <w:rFonts w:ascii="Cambria Math" w:hAnsi="Cambria Math"/>
          </w:rPr>
          <m:t>+</m:t>
        </m:r>
        <m:f>
          <m:fPr>
            <m:ctrlPr>
              <w:ins w:id="90" w:author="restingcloud J" w:date="2022-05-23T10:42:00Z">
                <w:rPr>
                  <w:rFonts w:ascii="Cambria Math" w:hAnsi="Cambria Math"/>
                  <w:i/>
                </w:rPr>
              </w:ins>
            </m:ctrlPr>
          </m:fPr>
          <m:num>
            <m:r>
              <w:rPr>
                <w:rFonts w:ascii="Cambria Math" w:hAnsi="Cambria Math"/>
              </w:rPr>
              <m:t>4i</m:t>
            </m:r>
          </m:num>
          <m:den>
            <m:r>
              <w:rPr>
                <w:rFonts w:ascii="Cambria Math" w:hAnsi="Cambria Math"/>
              </w:rPr>
              <m:t>5</m:t>
            </m:r>
          </m:den>
        </m:f>
        <m:d>
          <m:dPr>
            <m:begChr m:val=""/>
            <m:endChr m:val="⟩"/>
            <m:ctrlPr>
              <w:ins w:id="91" w:author="restingcloud J" w:date="2022-05-23T10:42:00Z">
                <w:rPr>
                  <w:rFonts w:ascii="Cambria Math" w:hAnsi="Cambria Math"/>
                  <w:i/>
                </w:rPr>
              </w:ins>
            </m:ctrlPr>
          </m:dPr>
          <m:e>
            <m:d>
              <m:dPr>
                <m:begChr m:val="|"/>
                <m:endChr m:val=""/>
                <m:ctrlPr>
                  <w:ins w:id="92" w:author="restingcloud J" w:date="2022-05-23T10:42:00Z">
                    <w:rPr>
                      <w:rFonts w:ascii="Cambria Math" w:hAnsi="Cambria Math"/>
                      <w:i/>
                    </w:rPr>
                  </w:ins>
                </m:ctrlPr>
              </m:dPr>
              <m:e>
                <m:sSub>
                  <m:sSubPr>
                    <m:ctrlPr>
                      <w:ins w:id="93" w:author="restingcloud J" w:date="2022-05-23T10:42:00Z">
                        <w:rPr>
                          <w:rFonts w:ascii="Cambria Math" w:hAnsi="Cambria Math"/>
                          <w:i/>
                        </w:rPr>
                      </w:ins>
                    </m:ctrlPr>
                  </m:sSubPr>
                  <m:e>
                    <m:r>
                      <w:rPr>
                        <w:rFonts w:ascii="Cambria Math" w:hAnsi="Cambria Math"/>
                      </w:rPr>
                      <m:t>1</m:t>
                    </m:r>
                  </m:e>
                  <m:sub>
                    <m:r>
                      <w:rPr>
                        <w:rFonts w:ascii="Cambria Math" w:hAnsi="Cambria Math"/>
                      </w:rPr>
                      <m:t>1</m:t>
                    </m:r>
                  </m:sub>
                </m:sSub>
                <m:r>
                  <w:rPr>
                    <w:rFonts w:ascii="Cambria Math" w:hAnsi="Cambria Math"/>
                  </w:rPr>
                  <m:t>,</m:t>
                </m:r>
                <m:sSub>
                  <m:sSubPr>
                    <m:ctrlPr>
                      <w:ins w:id="94" w:author="restingcloud J" w:date="2022-05-23T10:42:00Z">
                        <w:rPr>
                          <w:rFonts w:ascii="Cambria Math" w:hAnsi="Cambria Math"/>
                          <w:i/>
                        </w:rPr>
                      </w:ins>
                    </m:ctrlPr>
                  </m:sSubPr>
                  <m:e>
                    <m:r>
                      <w:rPr>
                        <w:rFonts w:ascii="Cambria Math" w:hAnsi="Cambria Math"/>
                      </w:rPr>
                      <m:t>1</m:t>
                    </m:r>
                  </m:e>
                  <m:sub>
                    <m:r>
                      <w:rPr>
                        <w:rFonts w:ascii="Cambria Math" w:hAnsi="Cambria Math"/>
                      </w:rPr>
                      <m:t>2</m:t>
                    </m:r>
                  </m:sub>
                </m:sSub>
              </m:e>
            </m:d>
          </m:e>
        </m:d>
        <m:r>
          <m:rPr>
            <m:sty m:val="p"/>
          </m:rPr>
          <w:rPr>
            <w:rFonts w:ascii="Cambria Math" w:hAnsi="Cambria Math"/>
          </w:rPr>
          <m:t>=</m:t>
        </m:r>
        <m:d>
          <m:dPr>
            <m:ctrlPr>
              <w:ins w:id="95" w:author="restingcloud J" w:date="2022-05-23T10:42:00Z">
                <w:rPr>
                  <w:rFonts w:ascii="Cambria Math" w:hAnsi="Cambria Math"/>
                </w:rPr>
              </w:ins>
            </m:ctrlPr>
          </m:dPr>
          <m:e>
            <m:f>
              <m:fPr>
                <m:ctrlPr>
                  <w:ins w:id="96" w:author="restingcloud J" w:date="2022-05-23T10:42:00Z">
                    <w:rPr>
                      <w:rFonts w:ascii="Cambria Math" w:hAnsi="Cambria Math"/>
                    </w:rPr>
                  </w:ins>
                </m:ctrlPr>
              </m:fPr>
              <m:num>
                <m:r>
                  <w:rPr>
                    <w:rFonts w:ascii="Cambria Math" w:hAnsi="Cambria Math"/>
                  </w:rPr>
                  <m:t>3</m:t>
                </m:r>
              </m:num>
              <m:den>
                <m:r>
                  <w:rPr>
                    <w:rFonts w:ascii="Cambria Math" w:hAnsi="Cambria Math"/>
                  </w:rPr>
                  <m:t>5</m:t>
                </m:r>
              </m:den>
            </m:f>
            <m:d>
              <m:dPr>
                <m:begChr m:val=""/>
                <m:endChr m:val="⟩"/>
                <m:ctrlPr>
                  <w:ins w:id="97" w:author="restingcloud J" w:date="2022-05-23T10:42:00Z">
                    <w:rPr>
                      <w:rFonts w:ascii="Cambria Math" w:hAnsi="Cambria Math"/>
                      <w:i/>
                    </w:rPr>
                  </w:ins>
                </m:ctrlPr>
              </m:dPr>
              <m:e>
                <m:d>
                  <m:dPr>
                    <m:begChr m:val="|"/>
                    <m:endChr m:val=""/>
                    <m:ctrlPr>
                      <w:ins w:id="98" w:author="restingcloud J" w:date="2022-05-23T10:42:00Z">
                        <w:rPr>
                          <w:rFonts w:ascii="Cambria Math" w:hAnsi="Cambria Math"/>
                          <w:i/>
                        </w:rPr>
                      </w:ins>
                    </m:ctrlPr>
                  </m:dPr>
                  <m:e>
                    <m:sSub>
                      <m:sSubPr>
                        <m:ctrlPr>
                          <w:ins w:id="99" w:author="restingcloud J" w:date="2022-05-23T10:42:00Z">
                            <w:rPr>
                              <w:rFonts w:ascii="Cambria Math" w:hAnsi="Cambria Math"/>
                              <w:i/>
                            </w:rPr>
                          </w:ins>
                        </m:ctrlPr>
                      </m:sSubPr>
                      <m:e>
                        <m:r>
                          <w:rPr>
                            <w:rFonts w:ascii="Cambria Math" w:hAnsi="Cambria Math"/>
                          </w:rPr>
                          <m:t>0</m:t>
                        </m:r>
                      </m:e>
                      <m:sub>
                        <m:r>
                          <w:rPr>
                            <w:rFonts w:ascii="Cambria Math" w:hAnsi="Cambria Math"/>
                          </w:rPr>
                          <m:t>1</m:t>
                        </m:r>
                      </m:sub>
                    </m:sSub>
                  </m:e>
                </m:d>
              </m:e>
            </m:d>
            <m:r>
              <w:rPr>
                <w:rFonts w:ascii="Cambria Math" w:hAnsi="Cambria Math"/>
              </w:rPr>
              <m:t>+</m:t>
            </m:r>
            <m:f>
              <m:fPr>
                <m:ctrlPr>
                  <w:ins w:id="100" w:author="restingcloud J" w:date="2022-05-23T10:42:00Z">
                    <w:rPr>
                      <w:rFonts w:ascii="Cambria Math" w:hAnsi="Cambria Math"/>
                      <w:i/>
                    </w:rPr>
                  </w:ins>
                </m:ctrlPr>
              </m:fPr>
              <m:num>
                <m:r>
                  <w:rPr>
                    <w:rFonts w:ascii="Cambria Math" w:hAnsi="Cambria Math"/>
                  </w:rPr>
                  <m:t>4i</m:t>
                </m:r>
              </m:num>
              <m:den>
                <m:r>
                  <w:rPr>
                    <w:rFonts w:ascii="Cambria Math" w:hAnsi="Cambria Math"/>
                  </w:rPr>
                  <m:t>5</m:t>
                </m:r>
              </m:den>
            </m:f>
            <m:d>
              <m:dPr>
                <m:begChr m:val=""/>
                <m:endChr m:val="⟩"/>
                <m:ctrlPr>
                  <w:ins w:id="101" w:author="restingcloud J" w:date="2022-05-23T10:42:00Z">
                    <w:rPr>
                      <w:rFonts w:ascii="Cambria Math" w:hAnsi="Cambria Math"/>
                      <w:i/>
                    </w:rPr>
                  </w:ins>
                </m:ctrlPr>
              </m:dPr>
              <m:e>
                <m:d>
                  <m:dPr>
                    <m:begChr m:val="|"/>
                    <m:endChr m:val=""/>
                    <m:ctrlPr>
                      <w:ins w:id="102" w:author="restingcloud J" w:date="2022-05-23T10:42:00Z">
                        <w:rPr>
                          <w:rFonts w:ascii="Cambria Math" w:hAnsi="Cambria Math"/>
                          <w:i/>
                        </w:rPr>
                      </w:ins>
                    </m:ctrlPr>
                  </m:dPr>
                  <m:e>
                    <m:sSub>
                      <m:sSubPr>
                        <m:ctrlPr>
                          <w:ins w:id="103" w:author="restingcloud J" w:date="2022-05-23T10:42:00Z">
                            <w:rPr>
                              <w:rFonts w:ascii="Cambria Math" w:hAnsi="Cambria Math"/>
                              <w:i/>
                            </w:rPr>
                          </w:ins>
                        </m:ctrlPr>
                      </m:sSubPr>
                      <m:e>
                        <m:r>
                          <w:rPr>
                            <w:rFonts w:ascii="Cambria Math" w:hAnsi="Cambria Math"/>
                          </w:rPr>
                          <m:t>1</m:t>
                        </m:r>
                      </m:e>
                      <m:sub>
                        <m:r>
                          <w:rPr>
                            <w:rFonts w:ascii="Cambria Math" w:hAnsi="Cambria Math"/>
                          </w:rPr>
                          <m:t>1</m:t>
                        </m:r>
                      </m:sub>
                    </m:sSub>
                  </m:e>
                </m:d>
              </m:e>
            </m:d>
          </m:e>
        </m:d>
        <m:d>
          <m:dPr>
            <m:begChr m:val=""/>
            <m:endChr m:val="⟩"/>
            <m:ctrlPr>
              <w:ins w:id="104" w:author="restingcloud J" w:date="2022-05-23T10:42:00Z">
                <w:rPr>
                  <w:rFonts w:ascii="Cambria Math" w:hAnsi="Cambria Math"/>
                  <w:i/>
                </w:rPr>
              </w:ins>
            </m:ctrlPr>
          </m:dPr>
          <m:e>
            <m:d>
              <m:dPr>
                <m:begChr m:val="|"/>
                <m:endChr m:val=""/>
                <m:ctrlPr>
                  <w:ins w:id="105" w:author="restingcloud J" w:date="2022-05-23T10:42:00Z">
                    <w:rPr>
                      <w:rFonts w:ascii="Cambria Math" w:hAnsi="Cambria Math"/>
                      <w:i/>
                    </w:rPr>
                  </w:ins>
                </m:ctrlPr>
              </m:dPr>
              <m:e>
                <m:sSub>
                  <m:sSubPr>
                    <m:ctrlPr>
                      <w:ins w:id="106" w:author="restingcloud J" w:date="2022-05-23T10:42:00Z">
                        <w:rPr>
                          <w:rFonts w:ascii="Cambria Math" w:hAnsi="Cambria Math"/>
                          <w:i/>
                        </w:rPr>
                      </w:ins>
                    </m:ctrlPr>
                  </m:sSubPr>
                  <m:e>
                    <m:r>
                      <w:rPr>
                        <w:rFonts w:ascii="Cambria Math" w:hAnsi="Cambria Math"/>
                      </w:rPr>
                      <m:t>1</m:t>
                    </m:r>
                  </m:e>
                  <m:sub>
                    <m:r>
                      <w:rPr>
                        <w:rFonts w:ascii="Cambria Math" w:hAnsi="Cambria Math"/>
                      </w:rPr>
                      <m:t>2</m:t>
                    </m:r>
                  </m:sub>
                </m:sSub>
              </m:e>
            </m:d>
          </m:e>
        </m:d>
      </m:oMath>
    </w:p>
    <w:p w:rsidR="005778FA" w:rsidRDefault="005778FA" w:rsidP="005778FA">
      <w:pPr>
        <w:pStyle w:val="a3"/>
        <w:jc w:val="both"/>
      </w:pPr>
      <w:r>
        <w:t>Not entangled</w:t>
      </w:r>
    </w:p>
    <w:p w:rsidR="00541289" w:rsidRPr="00370F12" w:rsidRDefault="00541289" w:rsidP="00541289">
      <w:pPr>
        <w:pStyle w:val="a3"/>
        <w:jc w:val="right"/>
        <w:rPr>
          <w:color w:val="0070C0"/>
        </w:rPr>
      </w:pPr>
      <w:r w:rsidRPr="00FA29B0">
        <w:rPr>
          <w:rFonts w:hint="eastAsia"/>
          <w:color w:val="0070C0"/>
        </w:rPr>
        <w:t>推导和答案正确给</w:t>
      </w:r>
      <w:r>
        <w:rPr>
          <w:color w:val="0070C0"/>
        </w:rPr>
        <w:t>20</w:t>
      </w:r>
      <w:r w:rsidRPr="00FA29B0">
        <w:rPr>
          <w:rFonts w:hint="eastAsia"/>
          <w:color w:val="0070C0"/>
        </w:rPr>
        <w:t>分</w:t>
      </w:r>
    </w:p>
    <w:p w:rsidR="00541289" w:rsidRDefault="00541289" w:rsidP="00541289">
      <w:pPr>
        <w:pStyle w:val="a3"/>
        <w:jc w:val="both"/>
      </w:pPr>
    </w:p>
    <w:p w:rsidR="005778FA" w:rsidRDefault="005778FA" w:rsidP="005778FA">
      <w:pPr>
        <w:pStyle w:val="a3"/>
        <w:jc w:val="both"/>
      </w:pPr>
    </w:p>
    <w:p w:rsidR="005778FA" w:rsidRDefault="003E4A4F" w:rsidP="005778FA">
      <w:pPr>
        <w:pStyle w:val="a3"/>
        <w:numPr>
          <w:ilvl w:val="0"/>
          <w:numId w:val="18"/>
        </w:numPr>
        <w:jc w:val="both"/>
      </w:pPr>
      <m:oMath>
        <m:f>
          <m:fPr>
            <m:ctrlPr>
              <w:ins w:id="107" w:author="restingcloud J" w:date="2022-05-23T10:42:00Z">
                <w:rPr>
                  <w:rFonts w:ascii="Cambria Math" w:hAnsi="Cambria Math"/>
                </w:rPr>
              </w:ins>
            </m:ctrlPr>
          </m:fPr>
          <m:num>
            <m:r>
              <w:rPr>
                <w:rFonts w:ascii="Cambria Math" w:hAnsi="Cambria Math"/>
              </w:rPr>
              <m:t>1</m:t>
            </m:r>
          </m:num>
          <m:den>
            <m:r>
              <w:rPr>
                <w:rFonts w:ascii="Cambria Math" w:hAnsi="Cambria Math"/>
              </w:rPr>
              <m:t>2</m:t>
            </m:r>
          </m:den>
        </m:f>
        <m:d>
          <m:dPr>
            <m:ctrlPr>
              <w:ins w:id="108" w:author="restingcloud J" w:date="2022-05-23T10:42:00Z">
                <w:rPr>
                  <w:rFonts w:ascii="Cambria Math" w:hAnsi="Cambria Math"/>
                  <w:i/>
                </w:rPr>
              </w:ins>
            </m:ctrlPr>
          </m:dPr>
          <m:e>
            <m:d>
              <m:dPr>
                <m:begChr m:val=""/>
                <m:endChr m:val="⟩"/>
                <m:ctrlPr>
                  <w:ins w:id="109" w:author="restingcloud J" w:date="2022-05-23T10:42:00Z">
                    <w:rPr>
                      <w:rFonts w:ascii="Cambria Math" w:hAnsi="Cambria Math"/>
                      <w:i/>
                    </w:rPr>
                  </w:ins>
                </m:ctrlPr>
              </m:dPr>
              <m:e>
                <m:d>
                  <m:dPr>
                    <m:begChr m:val="|"/>
                    <m:endChr m:val=""/>
                    <m:ctrlPr>
                      <w:ins w:id="110" w:author="restingcloud J" w:date="2022-05-23T10:42:00Z">
                        <w:rPr>
                          <w:rFonts w:ascii="Cambria Math" w:hAnsi="Cambria Math"/>
                          <w:i/>
                        </w:rPr>
                      </w:ins>
                    </m:ctrlPr>
                  </m:dPr>
                  <m:e>
                    <m:sSub>
                      <m:sSubPr>
                        <m:ctrlPr>
                          <w:ins w:id="111" w:author="restingcloud J" w:date="2022-05-23T10:42:00Z">
                            <w:rPr>
                              <w:rFonts w:ascii="Cambria Math" w:hAnsi="Cambria Math"/>
                              <w:i/>
                            </w:rPr>
                          </w:ins>
                        </m:ctrlPr>
                      </m:sSubPr>
                      <m:e>
                        <m:r>
                          <w:rPr>
                            <w:rFonts w:ascii="Cambria Math" w:hAnsi="Cambria Math"/>
                          </w:rPr>
                          <m:t>0</m:t>
                        </m:r>
                      </m:e>
                      <m:sub>
                        <m:r>
                          <w:rPr>
                            <w:rFonts w:ascii="Cambria Math" w:hAnsi="Cambria Math"/>
                          </w:rPr>
                          <m:t>1</m:t>
                        </m:r>
                      </m:sub>
                    </m:sSub>
                    <m:r>
                      <w:rPr>
                        <w:rFonts w:ascii="Cambria Math" w:hAnsi="Cambria Math"/>
                      </w:rPr>
                      <m:t>,</m:t>
                    </m:r>
                    <m:sSub>
                      <m:sSubPr>
                        <m:ctrlPr>
                          <w:ins w:id="112" w:author="restingcloud J" w:date="2022-05-23T10:42:00Z">
                            <w:rPr>
                              <w:rFonts w:ascii="Cambria Math" w:hAnsi="Cambria Math"/>
                              <w:i/>
                            </w:rPr>
                          </w:ins>
                        </m:ctrlPr>
                      </m:sSubPr>
                      <m:e>
                        <m:r>
                          <w:rPr>
                            <w:rFonts w:ascii="Cambria Math" w:hAnsi="Cambria Math"/>
                          </w:rPr>
                          <m:t>0</m:t>
                        </m:r>
                      </m:e>
                      <m:sub>
                        <m:r>
                          <w:rPr>
                            <w:rFonts w:ascii="Cambria Math" w:hAnsi="Cambria Math"/>
                          </w:rPr>
                          <m:t>2</m:t>
                        </m:r>
                      </m:sub>
                    </m:sSub>
                  </m:e>
                </m:d>
              </m:e>
            </m:d>
            <m:r>
              <w:rPr>
                <w:rFonts w:ascii="Cambria Math" w:hAnsi="Cambria Math"/>
              </w:rPr>
              <m:t>+</m:t>
            </m:r>
            <m:d>
              <m:dPr>
                <m:begChr m:val=""/>
                <m:endChr m:val="⟩"/>
                <m:ctrlPr>
                  <w:ins w:id="113" w:author="restingcloud J" w:date="2022-05-23T10:42:00Z">
                    <w:rPr>
                      <w:rFonts w:ascii="Cambria Math" w:hAnsi="Cambria Math"/>
                      <w:i/>
                    </w:rPr>
                  </w:ins>
                </m:ctrlPr>
              </m:dPr>
              <m:e>
                <m:d>
                  <m:dPr>
                    <m:begChr m:val="|"/>
                    <m:endChr m:val=""/>
                    <m:ctrlPr>
                      <w:ins w:id="114" w:author="restingcloud J" w:date="2022-05-23T10:42:00Z">
                        <w:rPr>
                          <w:rFonts w:ascii="Cambria Math" w:hAnsi="Cambria Math"/>
                          <w:i/>
                        </w:rPr>
                      </w:ins>
                    </m:ctrlPr>
                  </m:dPr>
                  <m:e>
                    <m:sSub>
                      <m:sSubPr>
                        <m:ctrlPr>
                          <w:ins w:id="115" w:author="restingcloud J" w:date="2022-05-23T10:42:00Z">
                            <w:rPr>
                              <w:rFonts w:ascii="Cambria Math" w:hAnsi="Cambria Math"/>
                              <w:i/>
                            </w:rPr>
                          </w:ins>
                        </m:ctrlPr>
                      </m:sSubPr>
                      <m:e>
                        <m:r>
                          <w:rPr>
                            <w:rFonts w:ascii="Cambria Math" w:hAnsi="Cambria Math"/>
                          </w:rPr>
                          <m:t>0</m:t>
                        </m:r>
                      </m:e>
                      <m:sub>
                        <m:r>
                          <w:rPr>
                            <w:rFonts w:ascii="Cambria Math" w:hAnsi="Cambria Math"/>
                          </w:rPr>
                          <m:t>1</m:t>
                        </m:r>
                      </m:sub>
                    </m:sSub>
                    <m:r>
                      <w:rPr>
                        <w:rFonts w:ascii="Cambria Math" w:hAnsi="Cambria Math"/>
                      </w:rPr>
                      <m:t>,</m:t>
                    </m:r>
                    <m:sSub>
                      <m:sSubPr>
                        <m:ctrlPr>
                          <w:ins w:id="116" w:author="restingcloud J" w:date="2022-05-23T10:42:00Z">
                            <w:rPr>
                              <w:rFonts w:ascii="Cambria Math" w:hAnsi="Cambria Math"/>
                              <w:i/>
                            </w:rPr>
                          </w:ins>
                        </m:ctrlPr>
                      </m:sSubPr>
                      <m:e>
                        <m:r>
                          <w:rPr>
                            <w:rFonts w:ascii="Cambria Math" w:hAnsi="Cambria Math"/>
                          </w:rPr>
                          <m:t>1</m:t>
                        </m:r>
                      </m:e>
                      <m:sub>
                        <m:r>
                          <w:rPr>
                            <w:rFonts w:ascii="Cambria Math" w:hAnsi="Cambria Math"/>
                          </w:rPr>
                          <m:t>2</m:t>
                        </m:r>
                      </m:sub>
                    </m:sSub>
                  </m:e>
                </m:d>
              </m:e>
            </m:d>
            <m:r>
              <w:rPr>
                <w:rFonts w:ascii="Cambria Math" w:hAnsi="Cambria Math"/>
              </w:rPr>
              <m:t>+</m:t>
            </m:r>
            <m:d>
              <m:dPr>
                <m:begChr m:val=""/>
                <m:endChr m:val="⟩"/>
                <m:ctrlPr>
                  <w:ins w:id="117" w:author="restingcloud J" w:date="2022-05-23T10:42:00Z">
                    <w:rPr>
                      <w:rFonts w:ascii="Cambria Math" w:hAnsi="Cambria Math"/>
                      <w:i/>
                    </w:rPr>
                  </w:ins>
                </m:ctrlPr>
              </m:dPr>
              <m:e>
                <m:d>
                  <m:dPr>
                    <m:begChr m:val="|"/>
                    <m:endChr m:val=""/>
                    <m:ctrlPr>
                      <w:ins w:id="118" w:author="restingcloud J" w:date="2022-05-23T10:42:00Z">
                        <w:rPr>
                          <w:rFonts w:ascii="Cambria Math" w:hAnsi="Cambria Math"/>
                          <w:i/>
                        </w:rPr>
                      </w:ins>
                    </m:ctrlPr>
                  </m:dPr>
                  <m:e>
                    <m:sSub>
                      <m:sSubPr>
                        <m:ctrlPr>
                          <w:ins w:id="119" w:author="restingcloud J" w:date="2022-05-23T10:42:00Z">
                            <w:rPr>
                              <w:rFonts w:ascii="Cambria Math" w:hAnsi="Cambria Math"/>
                              <w:i/>
                            </w:rPr>
                          </w:ins>
                        </m:ctrlPr>
                      </m:sSubPr>
                      <m:e>
                        <m:r>
                          <w:rPr>
                            <w:rFonts w:ascii="Cambria Math" w:hAnsi="Cambria Math"/>
                          </w:rPr>
                          <m:t>1</m:t>
                        </m:r>
                      </m:e>
                      <m:sub>
                        <m:r>
                          <w:rPr>
                            <w:rFonts w:ascii="Cambria Math" w:hAnsi="Cambria Math"/>
                          </w:rPr>
                          <m:t>1</m:t>
                        </m:r>
                      </m:sub>
                    </m:sSub>
                    <m:r>
                      <w:rPr>
                        <w:rFonts w:ascii="Cambria Math" w:hAnsi="Cambria Math"/>
                      </w:rPr>
                      <m:t>,</m:t>
                    </m:r>
                    <m:sSub>
                      <m:sSubPr>
                        <m:ctrlPr>
                          <w:ins w:id="120" w:author="restingcloud J" w:date="2022-05-23T10:42:00Z">
                            <w:rPr>
                              <w:rFonts w:ascii="Cambria Math" w:hAnsi="Cambria Math"/>
                              <w:i/>
                            </w:rPr>
                          </w:ins>
                        </m:ctrlPr>
                      </m:sSubPr>
                      <m:e>
                        <m:r>
                          <w:rPr>
                            <w:rFonts w:ascii="Cambria Math" w:hAnsi="Cambria Math"/>
                          </w:rPr>
                          <m:t>0</m:t>
                        </m:r>
                      </m:e>
                      <m:sub>
                        <m:r>
                          <w:rPr>
                            <w:rFonts w:ascii="Cambria Math" w:hAnsi="Cambria Math"/>
                          </w:rPr>
                          <m:t>2</m:t>
                        </m:r>
                      </m:sub>
                    </m:sSub>
                  </m:e>
                </m:d>
              </m:e>
            </m:d>
            <m:r>
              <w:rPr>
                <w:rFonts w:ascii="Cambria Math" w:hAnsi="Cambria Math"/>
              </w:rPr>
              <m:t>+</m:t>
            </m:r>
            <m:d>
              <m:dPr>
                <m:begChr m:val=""/>
                <m:endChr m:val="⟩"/>
                <m:ctrlPr>
                  <w:ins w:id="121" w:author="restingcloud J" w:date="2022-05-23T10:42:00Z">
                    <w:rPr>
                      <w:rFonts w:ascii="Cambria Math" w:hAnsi="Cambria Math"/>
                      <w:i/>
                    </w:rPr>
                  </w:ins>
                </m:ctrlPr>
              </m:dPr>
              <m:e>
                <m:d>
                  <m:dPr>
                    <m:begChr m:val="|"/>
                    <m:endChr m:val=""/>
                    <m:ctrlPr>
                      <w:ins w:id="122" w:author="restingcloud J" w:date="2022-05-23T10:42:00Z">
                        <w:rPr>
                          <w:rFonts w:ascii="Cambria Math" w:hAnsi="Cambria Math"/>
                          <w:i/>
                        </w:rPr>
                      </w:ins>
                    </m:ctrlPr>
                  </m:dPr>
                  <m:e>
                    <m:sSub>
                      <m:sSubPr>
                        <m:ctrlPr>
                          <w:ins w:id="123" w:author="restingcloud J" w:date="2022-05-23T10:42:00Z">
                            <w:rPr>
                              <w:rFonts w:ascii="Cambria Math" w:hAnsi="Cambria Math"/>
                              <w:i/>
                            </w:rPr>
                          </w:ins>
                        </m:ctrlPr>
                      </m:sSubPr>
                      <m:e>
                        <m:r>
                          <w:rPr>
                            <w:rFonts w:ascii="Cambria Math" w:hAnsi="Cambria Math"/>
                          </w:rPr>
                          <m:t>1</m:t>
                        </m:r>
                      </m:e>
                      <m:sub>
                        <m:r>
                          <w:rPr>
                            <w:rFonts w:ascii="Cambria Math" w:hAnsi="Cambria Math"/>
                          </w:rPr>
                          <m:t>1</m:t>
                        </m:r>
                      </m:sub>
                    </m:sSub>
                    <m:r>
                      <w:rPr>
                        <w:rFonts w:ascii="Cambria Math" w:hAnsi="Cambria Math"/>
                      </w:rPr>
                      <m:t>,</m:t>
                    </m:r>
                    <m:sSub>
                      <m:sSubPr>
                        <m:ctrlPr>
                          <w:ins w:id="124" w:author="restingcloud J" w:date="2022-05-23T10:42:00Z">
                            <w:rPr>
                              <w:rFonts w:ascii="Cambria Math" w:hAnsi="Cambria Math"/>
                              <w:i/>
                            </w:rPr>
                          </w:ins>
                        </m:ctrlPr>
                      </m:sSubPr>
                      <m:e>
                        <m:r>
                          <w:rPr>
                            <w:rFonts w:ascii="Cambria Math" w:hAnsi="Cambria Math"/>
                          </w:rPr>
                          <m:t>1</m:t>
                        </m:r>
                      </m:e>
                      <m:sub>
                        <m:r>
                          <w:rPr>
                            <w:rFonts w:ascii="Cambria Math" w:hAnsi="Cambria Math"/>
                          </w:rPr>
                          <m:t>2</m:t>
                        </m:r>
                      </m:sub>
                    </m:sSub>
                  </m:e>
                </m:d>
              </m:e>
            </m:d>
          </m:e>
        </m:d>
        <m:r>
          <m:rPr>
            <m:sty m:val="p"/>
          </m:rPr>
          <w:rPr>
            <w:rFonts w:ascii="Cambria Math" w:hAnsi="Cambria Math"/>
          </w:rPr>
          <m:t>=</m:t>
        </m:r>
        <m:f>
          <m:fPr>
            <m:ctrlPr>
              <w:ins w:id="125" w:author="restingcloud J" w:date="2022-05-23T10:42:00Z">
                <w:rPr>
                  <w:rFonts w:ascii="Cambria Math" w:hAnsi="Cambria Math"/>
                </w:rPr>
              </w:ins>
            </m:ctrlPr>
          </m:fPr>
          <m:num>
            <m:r>
              <w:rPr>
                <w:rFonts w:ascii="Cambria Math" w:hAnsi="Cambria Math"/>
              </w:rPr>
              <m:t>1</m:t>
            </m:r>
          </m:num>
          <m:den>
            <m:r>
              <w:rPr>
                <w:rFonts w:ascii="Cambria Math" w:hAnsi="Cambria Math"/>
              </w:rPr>
              <m:t>2</m:t>
            </m:r>
          </m:den>
        </m:f>
        <m:d>
          <m:dPr>
            <m:ctrlPr>
              <w:ins w:id="126" w:author="restingcloud J" w:date="2022-05-23T10:42:00Z">
                <w:rPr>
                  <w:rFonts w:ascii="Cambria Math" w:hAnsi="Cambria Math"/>
                  <w:i/>
                </w:rPr>
              </w:ins>
            </m:ctrlPr>
          </m:dPr>
          <m:e>
            <m:d>
              <m:dPr>
                <m:begChr m:val=""/>
                <m:endChr m:val="⟩"/>
                <m:ctrlPr>
                  <w:ins w:id="127" w:author="restingcloud J" w:date="2022-05-23T10:42:00Z">
                    <w:rPr>
                      <w:rFonts w:ascii="Cambria Math" w:hAnsi="Cambria Math"/>
                      <w:i/>
                    </w:rPr>
                  </w:ins>
                </m:ctrlPr>
              </m:dPr>
              <m:e>
                <m:d>
                  <m:dPr>
                    <m:begChr m:val="|"/>
                    <m:endChr m:val=""/>
                    <m:ctrlPr>
                      <w:ins w:id="128" w:author="restingcloud J" w:date="2022-05-23T10:42:00Z">
                        <w:rPr>
                          <w:rFonts w:ascii="Cambria Math" w:hAnsi="Cambria Math"/>
                          <w:i/>
                        </w:rPr>
                      </w:ins>
                    </m:ctrlPr>
                  </m:dPr>
                  <m:e>
                    <m:sSub>
                      <m:sSubPr>
                        <m:ctrlPr>
                          <w:ins w:id="129" w:author="restingcloud J" w:date="2022-05-23T10:42:00Z">
                            <w:rPr>
                              <w:rFonts w:ascii="Cambria Math" w:hAnsi="Cambria Math"/>
                              <w:i/>
                            </w:rPr>
                          </w:ins>
                        </m:ctrlPr>
                      </m:sSubPr>
                      <m:e>
                        <m:r>
                          <w:rPr>
                            <w:rFonts w:ascii="Cambria Math" w:hAnsi="Cambria Math"/>
                          </w:rPr>
                          <m:t>0</m:t>
                        </m:r>
                      </m:e>
                      <m:sub>
                        <m:r>
                          <w:rPr>
                            <w:rFonts w:ascii="Cambria Math" w:hAnsi="Cambria Math"/>
                          </w:rPr>
                          <m:t>1</m:t>
                        </m:r>
                      </m:sub>
                    </m:sSub>
                  </m:e>
                </m:d>
              </m:e>
            </m:d>
            <m:d>
              <m:dPr>
                <m:ctrlPr>
                  <w:ins w:id="130" w:author="restingcloud J" w:date="2022-05-23T10:42:00Z">
                    <w:rPr>
                      <w:rFonts w:ascii="Cambria Math" w:hAnsi="Cambria Math"/>
                      <w:i/>
                    </w:rPr>
                  </w:ins>
                </m:ctrlPr>
              </m:dPr>
              <m:e>
                <m:d>
                  <m:dPr>
                    <m:begChr m:val=""/>
                    <m:endChr m:val="⟩"/>
                    <m:ctrlPr>
                      <w:ins w:id="131" w:author="restingcloud J" w:date="2022-05-23T10:42:00Z">
                        <w:rPr>
                          <w:rFonts w:ascii="Cambria Math" w:hAnsi="Cambria Math"/>
                          <w:i/>
                        </w:rPr>
                      </w:ins>
                    </m:ctrlPr>
                  </m:dPr>
                  <m:e>
                    <m:d>
                      <m:dPr>
                        <m:begChr m:val="|"/>
                        <m:endChr m:val=""/>
                        <m:ctrlPr>
                          <w:ins w:id="132" w:author="restingcloud J" w:date="2022-05-23T10:42:00Z">
                            <w:rPr>
                              <w:rFonts w:ascii="Cambria Math" w:hAnsi="Cambria Math"/>
                              <w:i/>
                            </w:rPr>
                          </w:ins>
                        </m:ctrlPr>
                      </m:dPr>
                      <m:e>
                        <m:sSub>
                          <m:sSubPr>
                            <m:ctrlPr>
                              <w:ins w:id="133" w:author="restingcloud J" w:date="2022-05-23T10:42:00Z">
                                <w:rPr>
                                  <w:rFonts w:ascii="Cambria Math" w:hAnsi="Cambria Math"/>
                                  <w:i/>
                                </w:rPr>
                              </w:ins>
                            </m:ctrlPr>
                          </m:sSubPr>
                          <m:e>
                            <m:r>
                              <w:rPr>
                                <w:rFonts w:ascii="Cambria Math" w:hAnsi="Cambria Math"/>
                              </w:rPr>
                              <m:t>0</m:t>
                            </m:r>
                          </m:e>
                          <m:sub>
                            <m:r>
                              <w:rPr>
                                <w:rFonts w:ascii="Cambria Math" w:hAnsi="Cambria Math"/>
                              </w:rPr>
                              <m:t>2</m:t>
                            </m:r>
                          </m:sub>
                        </m:sSub>
                      </m:e>
                    </m:d>
                  </m:e>
                </m:d>
                <m:r>
                  <w:rPr>
                    <w:rFonts w:ascii="Cambria Math" w:hAnsi="Cambria Math"/>
                  </w:rPr>
                  <m:t>+</m:t>
                </m:r>
                <m:d>
                  <m:dPr>
                    <m:begChr m:val=""/>
                    <m:endChr m:val="⟩"/>
                    <m:ctrlPr>
                      <w:ins w:id="134" w:author="restingcloud J" w:date="2022-05-23T10:42:00Z">
                        <w:rPr>
                          <w:rFonts w:ascii="Cambria Math" w:hAnsi="Cambria Math"/>
                          <w:i/>
                        </w:rPr>
                      </w:ins>
                    </m:ctrlPr>
                  </m:dPr>
                  <m:e>
                    <m:d>
                      <m:dPr>
                        <m:begChr m:val="|"/>
                        <m:endChr m:val=""/>
                        <m:ctrlPr>
                          <w:ins w:id="135" w:author="restingcloud J" w:date="2022-05-23T10:42:00Z">
                            <w:rPr>
                              <w:rFonts w:ascii="Cambria Math" w:hAnsi="Cambria Math"/>
                              <w:i/>
                            </w:rPr>
                          </w:ins>
                        </m:ctrlPr>
                      </m:dPr>
                      <m:e>
                        <m:sSub>
                          <m:sSubPr>
                            <m:ctrlPr>
                              <w:ins w:id="136" w:author="restingcloud J" w:date="2022-05-23T10:42:00Z">
                                <w:rPr>
                                  <w:rFonts w:ascii="Cambria Math" w:hAnsi="Cambria Math"/>
                                  <w:i/>
                                </w:rPr>
                              </w:ins>
                            </m:ctrlPr>
                          </m:sSubPr>
                          <m:e>
                            <m:r>
                              <w:rPr>
                                <w:rFonts w:ascii="Cambria Math" w:hAnsi="Cambria Math"/>
                              </w:rPr>
                              <m:t>1</m:t>
                            </m:r>
                          </m:e>
                          <m:sub>
                            <m:r>
                              <w:rPr>
                                <w:rFonts w:ascii="Cambria Math" w:hAnsi="Cambria Math"/>
                              </w:rPr>
                              <m:t>2</m:t>
                            </m:r>
                          </m:sub>
                        </m:sSub>
                      </m:e>
                    </m:d>
                  </m:e>
                </m:d>
              </m:e>
            </m:d>
            <m:r>
              <w:rPr>
                <w:rFonts w:ascii="Cambria Math" w:hAnsi="Cambria Math"/>
              </w:rPr>
              <m:t>+</m:t>
            </m:r>
            <m:d>
              <m:dPr>
                <m:begChr m:val=""/>
                <m:endChr m:val="⟩"/>
                <m:ctrlPr>
                  <w:ins w:id="137" w:author="restingcloud J" w:date="2022-05-23T10:42:00Z">
                    <w:rPr>
                      <w:rFonts w:ascii="Cambria Math" w:hAnsi="Cambria Math"/>
                      <w:i/>
                    </w:rPr>
                  </w:ins>
                </m:ctrlPr>
              </m:dPr>
              <m:e>
                <m:d>
                  <m:dPr>
                    <m:begChr m:val="|"/>
                    <m:endChr m:val=""/>
                    <m:ctrlPr>
                      <w:ins w:id="138" w:author="restingcloud J" w:date="2022-05-23T10:42:00Z">
                        <w:rPr>
                          <w:rFonts w:ascii="Cambria Math" w:hAnsi="Cambria Math"/>
                          <w:i/>
                        </w:rPr>
                      </w:ins>
                    </m:ctrlPr>
                  </m:dPr>
                  <m:e>
                    <m:sSub>
                      <m:sSubPr>
                        <m:ctrlPr>
                          <w:ins w:id="139" w:author="restingcloud J" w:date="2022-05-23T10:42:00Z">
                            <w:rPr>
                              <w:rFonts w:ascii="Cambria Math" w:hAnsi="Cambria Math"/>
                              <w:i/>
                            </w:rPr>
                          </w:ins>
                        </m:ctrlPr>
                      </m:sSubPr>
                      <m:e>
                        <m:r>
                          <w:rPr>
                            <w:rFonts w:ascii="Cambria Math" w:hAnsi="Cambria Math"/>
                          </w:rPr>
                          <m:t>1</m:t>
                        </m:r>
                      </m:e>
                      <m:sub>
                        <m:r>
                          <w:rPr>
                            <w:rFonts w:ascii="Cambria Math" w:hAnsi="Cambria Math"/>
                          </w:rPr>
                          <m:t>1</m:t>
                        </m:r>
                      </m:sub>
                    </m:sSub>
                  </m:e>
                </m:d>
              </m:e>
            </m:d>
            <m:d>
              <m:dPr>
                <m:ctrlPr>
                  <w:ins w:id="140" w:author="restingcloud J" w:date="2022-05-23T10:42:00Z">
                    <w:rPr>
                      <w:rFonts w:ascii="Cambria Math" w:hAnsi="Cambria Math"/>
                      <w:i/>
                    </w:rPr>
                  </w:ins>
                </m:ctrlPr>
              </m:dPr>
              <m:e>
                <m:d>
                  <m:dPr>
                    <m:begChr m:val=""/>
                    <m:endChr m:val="⟩"/>
                    <m:ctrlPr>
                      <w:ins w:id="141" w:author="restingcloud J" w:date="2022-05-23T10:42:00Z">
                        <w:rPr>
                          <w:rFonts w:ascii="Cambria Math" w:hAnsi="Cambria Math"/>
                          <w:i/>
                        </w:rPr>
                      </w:ins>
                    </m:ctrlPr>
                  </m:dPr>
                  <m:e>
                    <m:d>
                      <m:dPr>
                        <m:begChr m:val="|"/>
                        <m:endChr m:val=""/>
                        <m:ctrlPr>
                          <w:ins w:id="142" w:author="restingcloud J" w:date="2022-05-23T10:42:00Z">
                            <w:rPr>
                              <w:rFonts w:ascii="Cambria Math" w:hAnsi="Cambria Math"/>
                              <w:i/>
                            </w:rPr>
                          </w:ins>
                        </m:ctrlPr>
                      </m:dPr>
                      <m:e>
                        <m:sSub>
                          <m:sSubPr>
                            <m:ctrlPr>
                              <w:ins w:id="143" w:author="restingcloud J" w:date="2022-05-23T10:42:00Z">
                                <w:rPr>
                                  <w:rFonts w:ascii="Cambria Math" w:hAnsi="Cambria Math"/>
                                  <w:i/>
                                </w:rPr>
                              </w:ins>
                            </m:ctrlPr>
                          </m:sSubPr>
                          <m:e>
                            <m:r>
                              <w:rPr>
                                <w:rFonts w:ascii="Cambria Math" w:hAnsi="Cambria Math"/>
                              </w:rPr>
                              <m:t>0</m:t>
                            </m:r>
                          </m:e>
                          <m:sub>
                            <m:r>
                              <w:rPr>
                                <w:rFonts w:ascii="Cambria Math" w:hAnsi="Cambria Math"/>
                              </w:rPr>
                              <m:t>2</m:t>
                            </m:r>
                          </m:sub>
                        </m:sSub>
                      </m:e>
                    </m:d>
                  </m:e>
                </m:d>
                <m:r>
                  <w:rPr>
                    <w:rFonts w:ascii="Cambria Math" w:hAnsi="Cambria Math"/>
                  </w:rPr>
                  <m:t>+</m:t>
                </m:r>
                <m:d>
                  <m:dPr>
                    <m:begChr m:val=""/>
                    <m:endChr m:val="⟩"/>
                    <m:ctrlPr>
                      <w:ins w:id="144" w:author="restingcloud J" w:date="2022-05-23T10:42:00Z">
                        <w:rPr>
                          <w:rFonts w:ascii="Cambria Math" w:hAnsi="Cambria Math"/>
                          <w:i/>
                        </w:rPr>
                      </w:ins>
                    </m:ctrlPr>
                  </m:dPr>
                  <m:e>
                    <m:d>
                      <m:dPr>
                        <m:begChr m:val="|"/>
                        <m:endChr m:val=""/>
                        <m:ctrlPr>
                          <w:ins w:id="145" w:author="restingcloud J" w:date="2022-05-23T10:42:00Z">
                            <w:rPr>
                              <w:rFonts w:ascii="Cambria Math" w:hAnsi="Cambria Math"/>
                              <w:i/>
                            </w:rPr>
                          </w:ins>
                        </m:ctrlPr>
                      </m:dPr>
                      <m:e>
                        <m:sSub>
                          <m:sSubPr>
                            <m:ctrlPr>
                              <w:ins w:id="146" w:author="restingcloud J" w:date="2022-05-23T10:42:00Z">
                                <w:rPr>
                                  <w:rFonts w:ascii="Cambria Math" w:hAnsi="Cambria Math"/>
                                  <w:i/>
                                </w:rPr>
                              </w:ins>
                            </m:ctrlPr>
                          </m:sSubPr>
                          <m:e>
                            <m:r>
                              <w:rPr>
                                <w:rFonts w:ascii="Cambria Math" w:hAnsi="Cambria Math"/>
                              </w:rPr>
                              <m:t>1</m:t>
                            </m:r>
                          </m:e>
                          <m:sub>
                            <m:r>
                              <w:rPr>
                                <w:rFonts w:ascii="Cambria Math" w:hAnsi="Cambria Math"/>
                              </w:rPr>
                              <m:t>2</m:t>
                            </m:r>
                          </m:sub>
                        </m:sSub>
                      </m:e>
                    </m:d>
                  </m:e>
                </m:d>
              </m:e>
            </m:d>
          </m:e>
        </m:d>
        <m:r>
          <m:rPr>
            <m:sty m:val="p"/>
          </m:rPr>
          <w:rPr>
            <w:rFonts w:ascii="Cambria Math" w:hAnsi="Cambria Math"/>
          </w:rPr>
          <m:t>=</m:t>
        </m:r>
        <m:f>
          <m:fPr>
            <m:ctrlPr>
              <w:ins w:id="147" w:author="restingcloud J" w:date="2022-05-23T10:42:00Z">
                <w:rPr>
                  <w:rFonts w:ascii="Cambria Math" w:hAnsi="Cambria Math"/>
                </w:rPr>
              </w:ins>
            </m:ctrlPr>
          </m:fPr>
          <m:num>
            <m:r>
              <w:rPr>
                <w:rFonts w:ascii="Cambria Math" w:hAnsi="Cambria Math"/>
              </w:rPr>
              <m:t>1</m:t>
            </m:r>
          </m:num>
          <m:den>
            <m:r>
              <w:rPr>
                <w:rFonts w:ascii="Cambria Math" w:hAnsi="Cambria Math"/>
              </w:rPr>
              <m:t>2</m:t>
            </m:r>
          </m:den>
        </m:f>
        <m:d>
          <m:dPr>
            <m:ctrlPr>
              <w:ins w:id="148" w:author="restingcloud J" w:date="2022-05-23T10:42:00Z">
                <w:rPr>
                  <w:rFonts w:ascii="Cambria Math" w:hAnsi="Cambria Math"/>
                  <w:i/>
                </w:rPr>
              </w:ins>
            </m:ctrlPr>
          </m:dPr>
          <m:e>
            <m:d>
              <m:dPr>
                <m:begChr m:val=""/>
                <m:endChr m:val="⟩"/>
                <m:ctrlPr>
                  <w:ins w:id="149" w:author="restingcloud J" w:date="2022-05-23T10:42:00Z">
                    <w:rPr>
                      <w:rFonts w:ascii="Cambria Math" w:hAnsi="Cambria Math"/>
                      <w:i/>
                    </w:rPr>
                  </w:ins>
                </m:ctrlPr>
              </m:dPr>
              <m:e>
                <m:d>
                  <m:dPr>
                    <m:begChr m:val="|"/>
                    <m:endChr m:val=""/>
                    <m:ctrlPr>
                      <w:ins w:id="150" w:author="restingcloud J" w:date="2022-05-23T10:42:00Z">
                        <w:rPr>
                          <w:rFonts w:ascii="Cambria Math" w:hAnsi="Cambria Math"/>
                          <w:i/>
                        </w:rPr>
                      </w:ins>
                    </m:ctrlPr>
                  </m:dPr>
                  <m:e>
                    <m:sSub>
                      <m:sSubPr>
                        <m:ctrlPr>
                          <w:ins w:id="151" w:author="restingcloud J" w:date="2022-05-23T10:42:00Z">
                            <w:rPr>
                              <w:rFonts w:ascii="Cambria Math" w:hAnsi="Cambria Math"/>
                              <w:i/>
                            </w:rPr>
                          </w:ins>
                        </m:ctrlPr>
                      </m:sSubPr>
                      <m:e>
                        <m:r>
                          <w:rPr>
                            <w:rFonts w:ascii="Cambria Math" w:hAnsi="Cambria Math"/>
                          </w:rPr>
                          <m:t>0</m:t>
                        </m:r>
                      </m:e>
                      <m:sub>
                        <m:r>
                          <w:rPr>
                            <w:rFonts w:ascii="Cambria Math" w:hAnsi="Cambria Math"/>
                          </w:rPr>
                          <m:t>1</m:t>
                        </m:r>
                      </m:sub>
                    </m:sSub>
                  </m:e>
                </m:d>
              </m:e>
            </m:d>
            <m:r>
              <w:rPr>
                <w:rFonts w:ascii="Cambria Math" w:hAnsi="Cambria Math"/>
              </w:rPr>
              <m:t>+</m:t>
            </m:r>
            <m:d>
              <m:dPr>
                <m:begChr m:val=""/>
                <m:endChr m:val="⟩"/>
                <m:ctrlPr>
                  <w:ins w:id="152" w:author="restingcloud J" w:date="2022-05-23T10:42:00Z">
                    <w:rPr>
                      <w:rFonts w:ascii="Cambria Math" w:hAnsi="Cambria Math"/>
                      <w:i/>
                    </w:rPr>
                  </w:ins>
                </m:ctrlPr>
              </m:dPr>
              <m:e>
                <m:d>
                  <m:dPr>
                    <m:begChr m:val="|"/>
                    <m:endChr m:val=""/>
                    <m:ctrlPr>
                      <w:ins w:id="153" w:author="restingcloud J" w:date="2022-05-23T10:42:00Z">
                        <w:rPr>
                          <w:rFonts w:ascii="Cambria Math" w:hAnsi="Cambria Math"/>
                          <w:i/>
                        </w:rPr>
                      </w:ins>
                    </m:ctrlPr>
                  </m:dPr>
                  <m:e>
                    <m:sSub>
                      <m:sSubPr>
                        <m:ctrlPr>
                          <w:ins w:id="154" w:author="restingcloud J" w:date="2022-05-23T10:42:00Z">
                            <w:rPr>
                              <w:rFonts w:ascii="Cambria Math" w:hAnsi="Cambria Math"/>
                              <w:i/>
                            </w:rPr>
                          </w:ins>
                        </m:ctrlPr>
                      </m:sSubPr>
                      <m:e>
                        <m:r>
                          <w:rPr>
                            <w:rFonts w:ascii="Cambria Math" w:hAnsi="Cambria Math"/>
                          </w:rPr>
                          <m:t>1</m:t>
                        </m:r>
                      </m:e>
                      <m:sub>
                        <m:r>
                          <w:rPr>
                            <w:rFonts w:ascii="Cambria Math" w:hAnsi="Cambria Math"/>
                          </w:rPr>
                          <m:t>1</m:t>
                        </m:r>
                      </m:sub>
                    </m:sSub>
                  </m:e>
                </m:d>
              </m:e>
            </m:d>
          </m:e>
        </m:d>
        <m:d>
          <m:dPr>
            <m:ctrlPr>
              <w:ins w:id="155" w:author="restingcloud J" w:date="2022-05-23T10:42:00Z">
                <w:rPr>
                  <w:rFonts w:ascii="Cambria Math" w:hAnsi="Cambria Math"/>
                  <w:i/>
                </w:rPr>
              </w:ins>
            </m:ctrlPr>
          </m:dPr>
          <m:e>
            <m:d>
              <m:dPr>
                <m:begChr m:val=""/>
                <m:endChr m:val="⟩"/>
                <m:ctrlPr>
                  <w:ins w:id="156" w:author="restingcloud J" w:date="2022-05-23T10:42:00Z">
                    <w:rPr>
                      <w:rFonts w:ascii="Cambria Math" w:hAnsi="Cambria Math"/>
                      <w:i/>
                    </w:rPr>
                  </w:ins>
                </m:ctrlPr>
              </m:dPr>
              <m:e>
                <m:d>
                  <m:dPr>
                    <m:begChr m:val="|"/>
                    <m:endChr m:val=""/>
                    <m:ctrlPr>
                      <w:ins w:id="157" w:author="restingcloud J" w:date="2022-05-23T10:42:00Z">
                        <w:rPr>
                          <w:rFonts w:ascii="Cambria Math" w:hAnsi="Cambria Math"/>
                          <w:i/>
                        </w:rPr>
                      </w:ins>
                    </m:ctrlPr>
                  </m:dPr>
                  <m:e>
                    <m:sSub>
                      <m:sSubPr>
                        <m:ctrlPr>
                          <w:ins w:id="158" w:author="restingcloud J" w:date="2022-05-23T10:42:00Z">
                            <w:rPr>
                              <w:rFonts w:ascii="Cambria Math" w:hAnsi="Cambria Math"/>
                              <w:i/>
                            </w:rPr>
                          </w:ins>
                        </m:ctrlPr>
                      </m:sSubPr>
                      <m:e>
                        <m:r>
                          <w:rPr>
                            <w:rFonts w:ascii="Cambria Math" w:hAnsi="Cambria Math"/>
                          </w:rPr>
                          <m:t>0</m:t>
                        </m:r>
                      </m:e>
                      <m:sub>
                        <m:r>
                          <w:rPr>
                            <w:rFonts w:ascii="Cambria Math" w:hAnsi="Cambria Math"/>
                          </w:rPr>
                          <m:t>2</m:t>
                        </m:r>
                      </m:sub>
                    </m:sSub>
                  </m:e>
                </m:d>
              </m:e>
            </m:d>
            <m:r>
              <w:rPr>
                <w:rFonts w:ascii="Cambria Math" w:hAnsi="Cambria Math"/>
              </w:rPr>
              <m:t>+</m:t>
            </m:r>
            <m:d>
              <m:dPr>
                <m:begChr m:val=""/>
                <m:endChr m:val="⟩"/>
                <m:ctrlPr>
                  <w:ins w:id="159" w:author="restingcloud J" w:date="2022-05-23T10:42:00Z">
                    <w:rPr>
                      <w:rFonts w:ascii="Cambria Math" w:hAnsi="Cambria Math"/>
                      <w:i/>
                    </w:rPr>
                  </w:ins>
                </m:ctrlPr>
              </m:dPr>
              <m:e>
                <m:d>
                  <m:dPr>
                    <m:begChr m:val="|"/>
                    <m:endChr m:val=""/>
                    <m:ctrlPr>
                      <w:ins w:id="160" w:author="restingcloud J" w:date="2022-05-23T10:42:00Z">
                        <w:rPr>
                          <w:rFonts w:ascii="Cambria Math" w:hAnsi="Cambria Math"/>
                          <w:i/>
                        </w:rPr>
                      </w:ins>
                    </m:ctrlPr>
                  </m:dPr>
                  <m:e>
                    <m:sSub>
                      <m:sSubPr>
                        <m:ctrlPr>
                          <w:ins w:id="161" w:author="restingcloud J" w:date="2022-05-23T10:42:00Z">
                            <w:rPr>
                              <w:rFonts w:ascii="Cambria Math" w:hAnsi="Cambria Math"/>
                              <w:i/>
                            </w:rPr>
                          </w:ins>
                        </m:ctrlPr>
                      </m:sSubPr>
                      <m:e>
                        <m:r>
                          <w:rPr>
                            <w:rFonts w:ascii="Cambria Math" w:hAnsi="Cambria Math"/>
                          </w:rPr>
                          <m:t>1</m:t>
                        </m:r>
                      </m:e>
                      <m:sub>
                        <m:r>
                          <w:rPr>
                            <w:rFonts w:ascii="Cambria Math" w:hAnsi="Cambria Math"/>
                          </w:rPr>
                          <m:t>2</m:t>
                        </m:r>
                      </m:sub>
                    </m:sSub>
                  </m:e>
                </m:d>
              </m:e>
            </m:d>
          </m:e>
        </m:d>
      </m:oMath>
    </w:p>
    <w:p w:rsidR="005778FA" w:rsidRDefault="005778FA" w:rsidP="005778FA">
      <w:pPr>
        <w:pStyle w:val="a3"/>
        <w:jc w:val="both"/>
      </w:pPr>
      <w:r>
        <w:t>Not entangled</w:t>
      </w:r>
    </w:p>
    <w:p w:rsidR="00541289" w:rsidRPr="00370F12" w:rsidRDefault="00541289" w:rsidP="00541289">
      <w:pPr>
        <w:pStyle w:val="a3"/>
        <w:jc w:val="right"/>
        <w:rPr>
          <w:color w:val="0070C0"/>
        </w:rPr>
      </w:pPr>
      <w:r w:rsidRPr="00FA29B0">
        <w:rPr>
          <w:rFonts w:hint="eastAsia"/>
          <w:color w:val="0070C0"/>
        </w:rPr>
        <w:t>推导和答案正确给</w:t>
      </w:r>
      <w:r>
        <w:rPr>
          <w:color w:val="0070C0"/>
        </w:rPr>
        <w:t>20</w:t>
      </w:r>
      <w:r w:rsidRPr="00FA29B0">
        <w:rPr>
          <w:rFonts w:hint="eastAsia"/>
          <w:color w:val="0070C0"/>
        </w:rPr>
        <w:t>分</w:t>
      </w:r>
    </w:p>
    <w:p w:rsidR="00541289" w:rsidRDefault="00541289" w:rsidP="00541289">
      <w:pPr>
        <w:pStyle w:val="a3"/>
        <w:jc w:val="both"/>
      </w:pPr>
    </w:p>
    <w:p w:rsidR="00541289" w:rsidRDefault="00541289" w:rsidP="005778FA">
      <w:pPr>
        <w:pStyle w:val="a3"/>
        <w:jc w:val="both"/>
      </w:pPr>
    </w:p>
    <w:p w:rsidR="00184F66" w:rsidRDefault="00184F66" w:rsidP="00184F66">
      <w:pPr>
        <w:pStyle w:val="a3"/>
        <w:ind w:left="1080"/>
        <w:jc w:val="both"/>
      </w:pPr>
    </w:p>
    <w:p w:rsidR="000064C6" w:rsidRDefault="00184F66" w:rsidP="00184F66">
      <w:pPr>
        <w:pStyle w:val="a3"/>
        <w:numPr>
          <w:ilvl w:val="0"/>
          <w:numId w:val="1"/>
        </w:numPr>
        <w:jc w:val="both"/>
      </w:pPr>
      <w:r>
        <w:rPr>
          <w:rFonts w:hint="eastAsia"/>
        </w:rPr>
        <w:t>Consider</w:t>
      </w:r>
      <w:r>
        <w:t xml:space="preserve"> </w:t>
      </w:r>
      <w:r>
        <w:rPr>
          <w:rFonts w:hint="eastAsia"/>
        </w:rPr>
        <w:t>a</w:t>
      </w:r>
      <w:r>
        <w:t xml:space="preserve"> Bell state  </w:t>
      </w:r>
      <m:oMath>
        <m:f>
          <m:fPr>
            <m:ctrlPr>
              <w:ins w:id="162" w:author="restingcloud J" w:date="2022-05-23T10:42:00Z">
                <w:rPr>
                  <w:rFonts w:ascii="Cambria Math" w:hAnsi="Cambria Math"/>
                </w:rPr>
              </w:ins>
            </m:ctrlPr>
          </m:fPr>
          <m:num>
            <m:r>
              <w:rPr>
                <w:rFonts w:ascii="Cambria Math" w:hAnsi="Cambria Math"/>
              </w:rPr>
              <m:t>1</m:t>
            </m:r>
          </m:num>
          <m:den>
            <m:rad>
              <m:radPr>
                <m:degHide m:val="1"/>
                <m:ctrlPr>
                  <w:ins w:id="163" w:author="restingcloud J" w:date="2022-05-23T10:42:00Z">
                    <w:rPr>
                      <w:rFonts w:ascii="Cambria Math" w:hAnsi="Cambria Math"/>
                      <w:i/>
                    </w:rPr>
                  </w:ins>
                </m:ctrlPr>
              </m:radPr>
              <m:deg/>
              <m:e>
                <m:r>
                  <w:rPr>
                    <w:rFonts w:ascii="Cambria Math" w:hAnsi="Cambria Math"/>
                  </w:rPr>
                  <m:t>2</m:t>
                </m:r>
              </m:e>
            </m:rad>
          </m:den>
        </m:f>
        <m:d>
          <m:dPr>
            <m:ctrlPr>
              <w:ins w:id="164" w:author="restingcloud J" w:date="2022-05-23T10:42:00Z">
                <w:rPr>
                  <w:rFonts w:ascii="Cambria Math" w:hAnsi="Cambria Math"/>
                  <w:i/>
                </w:rPr>
              </w:ins>
            </m:ctrlPr>
          </m:dPr>
          <m:e>
            <m:d>
              <m:dPr>
                <m:begChr m:val=""/>
                <m:endChr m:val="⟩"/>
                <m:ctrlPr>
                  <w:ins w:id="165" w:author="restingcloud J" w:date="2022-05-23T10:42:00Z">
                    <w:rPr>
                      <w:rFonts w:ascii="Cambria Math" w:hAnsi="Cambria Math"/>
                      <w:i/>
                    </w:rPr>
                  </w:ins>
                </m:ctrlPr>
              </m:dPr>
              <m:e>
                <m:d>
                  <m:dPr>
                    <m:begChr m:val="|"/>
                    <m:endChr m:val=""/>
                    <m:ctrlPr>
                      <w:ins w:id="166" w:author="restingcloud J" w:date="2022-05-23T10:42:00Z">
                        <w:rPr>
                          <w:rFonts w:ascii="Cambria Math" w:hAnsi="Cambria Math"/>
                          <w:i/>
                        </w:rPr>
                      </w:ins>
                    </m:ctrlPr>
                  </m:dPr>
                  <m:e>
                    <m:sSub>
                      <m:sSubPr>
                        <m:ctrlPr>
                          <w:ins w:id="167" w:author="restingcloud J" w:date="2022-05-23T10:42:00Z">
                            <w:rPr>
                              <w:rFonts w:ascii="Cambria Math" w:hAnsi="Cambria Math"/>
                              <w:i/>
                            </w:rPr>
                          </w:ins>
                        </m:ctrlPr>
                      </m:sSubPr>
                      <m:e>
                        <m:r>
                          <w:rPr>
                            <w:rFonts w:ascii="Cambria Math" w:hAnsi="Cambria Math"/>
                          </w:rPr>
                          <m:t>0</m:t>
                        </m:r>
                      </m:e>
                      <m:sub>
                        <m:r>
                          <w:rPr>
                            <w:rFonts w:ascii="Cambria Math" w:hAnsi="Cambria Math"/>
                          </w:rPr>
                          <m:t>1</m:t>
                        </m:r>
                      </m:sub>
                    </m:sSub>
                    <m:r>
                      <w:rPr>
                        <w:rFonts w:ascii="Cambria Math" w:hAnsi="Cambria Math"/>
                      </w:rPr>
                      <m:t>,</m:t>
                    </m:r>
                    <m:sSub>
                      <m:sSubPr>
                        <m:ctrlPr>
                          <w:ins w:id="168" w:author="restingcloud J" w:date="2022-05-23T10:42:00Z">
                            <w:rPr>
                              <w:rFonts w:ascii="Cambria Math" w:hAnsi="Cambria Math"/>
                              <w:i/>
                            </w:rPr>
                          </w:ins>
                        </m:ctrlPr>
                      </m:sSubPr>
                      <m:e>
                        <m:r>
                          <w:rPr>
                            <w:rFonts w:ascii="Cambria Math" w:hAnsi="Cambria Math"/>
                          </w:rPr>
                          <m:t>0</m:t>
                        </m:r>
                      </m:e>
                      <m:sub>
                        <m:r>
                          <w:rPr>
                            <w:rFonts w:ascii="Cambria Math" w:hAnsi="Cambria Math"/>
                          </w:rPr>
                          <m:t>2</m:t>
                        </m:r>
                      </m:sub>
                    </m:sSub>
                  </m:e>
                </m:d>
              </m:e>
            </m:d>
            <m:r>
              <w:rPr>
                <w:rFonts w:ascii="Cambria Math" w:hAnsi="Cambria Math"/>
              </w:rPr>
              <m:t>+</m:t>
            </m:r>
            <m:d>
              <m:dPr>
                <m:begChr m:val=""/>
                <m:endChr m:val="⟩"/>
                <m:ctrlPr>
                  <w:ins w:id="169" w:author="restingcloud J" w:date="2022-05-23T10:42:00Z">
                    <w:rPr>
                      <w:rFonts w:ascii="Cambria Math" w:hAnsi="Cambria Math"/>
                      <w:i/>
                    </w:rPr>
                  </w:ins>
                </m:ctrlPr>
              </m:dPr>
              <m:e>
                <m:d>
                  <m:dPr>
                    <m:begChr m:val="|"/>
                    <m:endChr m:val=""/>
                    <m:ctrlPr>
                      <w:ins w:id="170" w:author="restingcloud J" w:date="2022-05-23T10:42:00Z">
                        <w:rPr>
                          <w:rFonts w:ascii="Cambria Math" w:hAnsi="Cambria Math"/>
                          <w:i/>
                        </w:rPr>
                      </w:ins>
                    </m:ctrlPr>
                  </m:dPr>
                  <m:e>
                    <m:sSub>
                      <m:sSubPr>
                        <m:ctrlPr>
                          <w:ins w:id="171" w:author="restingcloud J" w:date="2022-05-23T10:42:00Z">
                            <w:rPr>
                              <w:rFonts w:ascii="Cambria Math" w:hAnsi="Cambria Math"/>
                              <w:i/>
                            </w:rPr>
                          </w:ins>
                        </m:ctrlPr>
                      </m:sSubPr>
                      <m:e>
                        <m:r>
                          <w:rPr>
                            <w:rFonts w:ascii="Cambria Math" w:hAnsi="Cambria Math"/>
                          </w:rPr>
                          <m:t>1</m:t>
                        </m:r>
                      </m:e>
                      <m:sub>
                        <m:r>
                          <w:rPr>
                            <w:rFonts w:ascii="Cambria Math" w:hAnsi="Cambria Math"/>
                          </w:rPr>
                          <m:t>1</m:t>
                        </m:r>
                      </m:sub>
                    </m:sSub>
                    <m:r>
                      <w:rPr>
                        <w:rFonts w:ascii="Cambria Math" w:hAnsi="Cambria Math"/>
                      </w:rPr>
                      <m:t>,</m:t>
                    </m:r>
                    <m:sSub>
                      <m:sSubPr>
                        <m:ctrlPr>
                          <w:ins w:id="172" w:author="restingcloud J" w:date="2022-05-23T10:42:00Z">
                            <w:rPr>
                              <w:rFonts w:ascii="Cambria Math" w:hAnsi="Cambria Math"/>
                              <w:i/>
                            </w:rPr>
                          </w:ins>
                        </m:ctrlPr>
                      </m:sSubPr>
                      <m:e>
                        <m:r>
                          <w:rPr>
                            <w:rFonts w:ascii="Cambria Math" w:hAnsi="Cambria Math"/>
                          </w:rPr>
                          <m:t>1</m:t>
                        </m:r>
                      </m:e>
                      <m:sub>
                        <m:r>
                          <w:rPr>
                            <w:rFonts w:ascii="Cambria Math" w:hAnsi="Cambria Math"/>
                          </w:rPr>
                          <m:t>2</m:t>
                        </m:r>
                      </m:sub>
                    </m:sSub>
                  </m:e>
                </m:d>
              </m:e>
            </m:d>
          </m:e>
        </m:d>
      </m:oMath>
      <w:r>
        <w:t xml:space="preserve"> of two photons. </w:t>
      </w:r>
    </w:p>
    <w:p w:rsidR="00184F66" w:rsidRDefault="00184F66" w:rsidP="000064C6">
      <w:pPr>
        <w:pStyle w:val="a3"/>
        <w:numPr>
          <w:ilvl w:val="0"/>
          <w:numId w:val="17"/>
        </w:numPr>
        <w:jc w:val="both"/>
      </w:pPr>
      <w:r>
        <w:t xml:space="preserve">Express it now on a basis of </w:t>
      </w:r>
      <m:oMath>
        <m:d>
          <m:dPr>
            <m:begChr m:val=""/>
            <m:endChr m:val="⟩"/>
            <m:ctrlPr>
              <w:ins w:id="173" w:author="restingcloud J" w:date="2022-05-23T10:42:00Z">
                <w:rPr>
                  <w:rFonts w:ascii="Cambria Math" w:hAnsi="Cambria Math"/>
                </w:rPr>
              </w:ins>
            </m:ctrlPr>
          </m:dPr>
          <m:e>
            <m:d>
              <m:dPr>
                <m:begChr m:val="|"/>
                <m:endChr m:val=""/>
                <m:ctrlPr>
                  <w:ins w:id="174" w:author="restingcloud J" w:date="2022-05-23T10:42:00Z">
                    <w:rPr>
                      <w:rFonts w:ascii="Cambria Math" w:hAnsi="Cambria Math"/>
                      <w:i/>
                    </w:rPr>
                  </w:ins>
                </m:ctrlPr>
              </m:dPr>
              <m:e>
                <m:r>
                  <w:rPr>
                    <w:rFonts w:ascii="Cambria Math" w:hAnsi="Cambria Math"/>
                  </w:rPr>
                  <m:t>θ</m:t>
                </m:r>
              </m:e>
            </m:d>
          </m:e>
        </m:d>
      </m:oMath>
      <w:r>
        <w:t xml:space="preserve"> and </w:t>
      </w:r>
      <m:oMath>
        <m:d>
          <m:dPr>
            <m:begChr m:val=""/>
            <m:endChr m:val="⟩"/>
            <m:ctrlPr>
              <w:ins w:id="175" w:author="restingcloud J" w:date="2022-05-23T10:42:00Z">
                <w:rPr>
                  <w:rFonts w:ascii="Cambria Math" w:hAnsi="Cambria Math"/>
                </w:rPr>
              </w:ins>
            </m:ctrlPr>
          </m:dPr>
          <m:e>
            <m:d>
              <m:dPr>
                <m:begChr m:val="|"/>
                <m:endChr m:val=""/>
                <m:ctrlPr>
                  <w:ins w:id="176" w:author="restingcloud J" w:date="2022-05-23T10:42:00Z">
                    <w:rPr>
                      <w:rFonts w:ascii="Cambria Math" w:hAnsi="Cambria Math"/>
                      <w:i/>
                    </w:rPr>
                  </w:ins>
                </m:ctrlPr>
              </m:dPr>
              <m:e>
                <m:r>
                  <w:rPr>
                    <w:rFonts w:ascii="Cambria Math" w:hAnsi="Cambria Math"/>
                  </w:rPr>
                  <m:t>θ+π/2</m:t>
                </m:r>
              </m:e>
            </m:d>
          </m:e>
        </m:d>
      </m:oMath>
      <w:r>
        <w:t xml:space="preserve"> by rotating the original basis by an angle </w:t>
      </w:r>
      <m:oMath>
        <m:r>
          <w:rPr>
            <w:rFonts w:ascii="Cambria Math" w:hAnsi="Cambria Math"/>
          </w:rPr>
          <m:t>θ</m:t>
        </m:r>
      </m:oMath>
      <w:r w:rsidR="000064C6">
        <w:t>.</w:t>
      </w:r>
      <w:r w:rsidR="000064C6">
        <w:rPr>
          <w:rFonts w:hint="eastAsia"/>
        </w:rPr>
        <w:t xml:space="preserve"> </w:t>
      </w:r>
      <w:r w:rsidR="000064C6">
        <w:t xml:space="preserve">Hint: on such a basis, </w:t>
      </w:r>
      <m:oMath>
        <m:d>
          <m:dPr>
            <m:begChr m:val=""/>
            <m:endChr m:val="⟩"/>
            <m:ctrlPr>
              <w:ins w:id="177" w:author="restingcloud J" w:date="2022-05-23T10:42:00Z">
                <w:rPr>
                  <w:rFonts w:ascii="Cambria Math" w:hAnsi="Cambria Math"/>
                </w:rPr>
              </w:ins>
            </m:ctrlPr>
          </m:dPr>
          <m:e>
            <m:d>
              <m:dPr>
                <m:begChr m:val="|"/>
                <m:endChr m:val=""/>
                <m:ctrlPr>
                  <w:ins w:id="178" w:author="restingcloud J" w:date="2022-05-23T10:42:00Z">
                    <w:rPr>
                      <w:rFonts w:ascii="Cambria Math" w:hAnsi="Cambria Math"/>
                      <w:i/>
                    </w:rPr>
                  </w:ins>
                </m:ctrlPr>
              </m:dPr>
              <m:e>
                <m:r>
                  <w:rPr>
                    <w:rFonts w:ascii="Cambria Math" w:hAnsi="Cambria Math"/>
                  </w:rPr>
                  <m:t>1</m:t>
                </m:r>
              </m:e>
            </m:d>
          </m:e>
        </m:d>
        <m:r>
          <m:rPr>
            <m:sty m:val="p"/>
          </m:rPr>
          <w:rPr>
            <w:rFonts w:ascii="Cambria Math" w:hAnsi="Cambria Math"/>
          </w:rPr>
          <m:t>=sin</m:t>
        </m:r>
        <m:r>
          <w:rPr>
            <w:rFonts w:ascii="Cambria Math" w:hAnsi="Cambria Math"/>
          </w:rPr>
          <m:t>θ</m:t>
        </m:r>
        <m:d>
          <m:dPr>
            <m:begChr m:val=""/>
            <m:endChr m:val="⟩"/>
            <m:ctrlPr>
              <w:ins w:id="179" w:author="restingcloud J" w:date="2022-05-23T10:42:00Z">
                <w:rPr>
                  <w:rFonts w:ascii="Cambria Math" w:hAnsi="Cambria Math"/>
                </w:rPr>
              </w:ins>
            </m:ctrlPr>
          </m:dPr>
          <m:e>
            <m:d>
              <m:dPr>
                <m:begChr m:val="|"/>
                <m:endChr m:val=""/>
                <m:ctrlPr>
                  <w:ins w:id="180" w:author="restingcloud J" w:date="2022-05-23T10:42:00Z">
                    <w:rPr>
                      <w:rFonts w:ascii="Cambria Math" w:hAnsi="Cambria Math"/>
                      <w:i/>
                    </w:rPr>
                  </w:ins>
                </m:ctrlPr>
              </m:dPr>
              <m:e>
                <m:r>
                  <w:rPr>
                    <w:rFonts w:ascii="Cambria Math" w:hAnsi="Cambria Math"/>
                  </w:rPr>
                  <m:t>θ</m:t>
                </m:r>
              </m:e>
            </m:d>
          </m:e>
        </m:d>
        <m:r>
          <w:rPr>
            <w:rFonts w:ascii="Cambria Math" w:hAnsi="Cambria Math"/>
          </w:rPr>
          <m:t>+</m:t>
        </m:r>
        <m:func>
          <m:funcPr>
            <m:ctrlPr>
              <w:ins w:id="181" w:author="restingcloud J" w:date="2022-05-23T10:42:00Z">
                <w:rPr>
                  <w:rFonts w:ascii="Cambria Math" w:hAnsi="Cambria Math"/>
                  <w:i/>
                </w:rPr>
              </w:ins>
            </m:ctrlPr>
          </m:funcPr>
          <m:fName>
            <m:r>
              <m:rPr>
                <m:sty m:val="p"/>
              </m:rPr>
              <w:rPr>
                <w:rFonts w:ascii="Cambria Math" w:hAnsi="Cambria Math"/>
              </w:rPr>
              <m:t>cos</m:t>
            </m:r>
          </m:fName>
          <m:e>
            <m:r>
              <w:rPr>
                <w:rFonts w:ascii="Cambria Math" w:hAnsi="Cambria Math"/>
              </w:rPr>
              <m:t>θ</m:t>
            </m:r>
          </m:e>
        </m:func>
        <m:d>
          <m:dPr>
            <m:begChr m:val=""/>
            <m:endChr m:val="⟩"/>
            <m:ctrlPr>
              <w:ins w:id="182" w:author="restingcloud J" w:date="2022-05-23T10:42:00Z">
                <w:rPr>
                  <w:rFonts w:ascii="Cambria Math" w:hAnsi="Cambria Math"/>
                  <w:i/>
                </w:rPr>
              </w:ins>
            </m:ctrlPr>
          </m:dPr>
          <m:e>
            <m:d>
              <m:dPr>
                <m:begChr m:val="|"/>
                <m:endChr m:val=""/>
                <m:ctrlPr>
                  <w:ins w:id="183" w:author="restingcloud J" w:date="2022-05-23T10:42:00Z">
                    <w:rPr>
                      <w:rFonts w:ascii="Cambria Math" w:hAnsi="Cambria Math"/>
                      <w:i/>
                    </w:rPr>
                  </w:ins>
                </m:ctrlPr>
              </m:dPr>
              <m:e>
                <m:r>
                  <w:rPr>
                    <w:rFonts w:ascii="Cambria Math" w:hAnsi="Cambria Math"/>
                  </w:rPr>
                  <m:t>θ+π/2</m:t>
                </m:r>
              </m:e>
            </m:d>
          </m:e>
        </m:d>
      </m:oMath>
      <w:r w:rsidR="000064C6">
        <w:t xml:space="preserve"> and also a similar expression for </w:t>
      </w:r>
      <m:oMath>
        <m:d>
          <m:dPr>
            <m:begChr m:val=""/>
            <m:endChr m:val="⟩"/>
            <m:ctrlPr>
              <w:ins w:id="184" w:author="restingcloud J" w:date="2022-05-23T10:42:00Z">
                <w:rPr>
                  <w:rFonts w:ascii="Cambria Math" w:hAnsi="Cambria Math"/>
                </w:rPr>
              </w:ins>
            </m:ctrlPr>
          </m:dPr>
          <m:e>
            <m:d>
              <m:dPr>
                <m:begChr m:val="|"/>
                <m:endChr m:val=""/>
                <m:ctrlPr>
                  <w:ins w:id="185" w:author="restingcloud J" w:date="2022-05-23T10:42:00Z">
                    <w:rPr>
                      <w:rFonts w:ascii="Cambria Math" w:hAnsi="Cambria Math"/>
                      <w:i/>
                    </w:rPr>
                  </w:ins>
                </m:ctrlPr>
              </m:dPr>
              <m:e>
                <m:r>
                  <w:rPr>
                    <w:rFonts w:ascii="Cambria Math" w:hAnsi="Cambria Math"/>
                  </w:rPr>
                  <m:t>0</m:t>
                </m:r>
              </m:e>
            </m:d>
          </m:e>
        </m:d>
      </m:oMath>
      <w:r w:rsidR="000064C6">
        <w:t>.</w:t>
      </w:r>
    </w:p>
    <w:p w:rsidR="000064C6" w:rsidRDefault="000064C6" w:rsidP="000064C6">
      <w:pPr>
        <w:pStyle w:val="a3"/>
        <w:numPr>
          <w:ilvl w:val="0"/>
          <w:numId w:val="17"/>
        </w:numPr>
        <w:jc w:val="both"/>
      </w:pPr>
      <w:r>
        <w:t>In the new basis of such sate, show that the two photons will always come out of the same arm of each polarizer when two aligned polarizers are used to examine the pair of photons.</w:t>
      </w:r>
    </w:p>
    <w:p w:rsidR="005778FA" w:rsidRDefault="005778FA" w:rsidP="005778FA">
      <w:pPr>
        <w:pBdr>
          <w:bottom w:val="single" w:sz="6" w:space="1" w:color="auto"/>
        </w:pBdr>
        <w:jc w:val="both"/>
      </w:pPr>
    </w:p>
    <w:p w:rsidR="005778FA" w:rsidRPr="005778FA" w:rsidRDefault="005778FA" w:rsidP="005778FA">
      <w:pPr>
        <w:pStyle w:val="a3"/>
        <w:numPr>
          <w:ilvl w:val="0"/>
          <w:numId w:val="19"/>
        </w:numPr>
        <w:jc w:val="both"/>
      </w:pPr>
    </w:p>
    <w:p w:rsidR="001C04D4" w:rsidRDefault="003E4A4F" w:rsidP="001C04D4">
      <w:pPr>
        <w:pStyle w:val="a3"/>
        <w:jc w:val="both"/>
      </w:pPr>
      <m:oMathPara>
        <m:oMath>
          <m:d>
            <m:dPr>
              <m:begChr m:val=""/>
              <m:endChr m:val="⟩"/>
              <m:ctrlPr>
                <w:ins w:id="186" w:author="restingcloud J" w:date="2022-05-23T10:42:00Z">
                  <w:rPr>
                    <w:rFonts w:ascii="Cambria Math" w:hAnsi="Cambria Math"/>
                  </w:rPr>
                </w:ins>
              </m:ctrlPr>
            </m:dPr>
            <m:e>
              <m:d>
                <m:dPr>
                  <m:begChr m:val="|"/>
                  <m:endChr m:val=""/>
                  <m:ctrlPr>
                    <w:ins w:id="187" w:author="restingcloud J" w:date="2022-05-23T10:42:00Z">
                      <w:rPr>
                        <w:rFonts w:ascii="Cambria Math" w:hAnsi="Cambria Math"/>
                        <w:i/>
                      </w:rPr>
                    </w:ins>
                  </m:ctrlPr>
                </m:dPr>
                <m:e>
                  <m:r>
                    <w:rPr>
                      <w:rFonts w:ascii="Cambria Math" w:hAnsi="Cambria Math"/>
                    </w:rPr>
                    <m:t>1</m:t>
                  </m:r>
                </m:e>
              </m:d>
            </m:e>
          </m:d>
          <m:r>
            <m:rPr>
              <m:sty m:val="p"/>
            </m:rPr>
            <w:rPr>
              <w:rFonts w:ascii="Cambria Math" w:hAnsi="Cambria Math"/>
            </w:rPr>
            <m:t>=sin</m:t>
          </m:r>
          <m:r>
            <w:rPr>
              <w:rFonts w:ascii="Cambria Math" w:hAnsi="Cambria Math"/>
            </w:rPr>
            <m:t>θ</m:t>
          </m:r>
          <m:d>
            <m:dPr>
              <m:begChr m:val=""/>
              <m:endChr m:val="⟩"/>
              <m:ctrlPr>
                <w:ins w:id="188" w:author="restingcloud J" w:date="2022-05-23T10:42:00Z">
                  <w:rPr>
                    <w:rFonts w:ascii="Cambria Math" w:hAnsi="Cambria Math"/>
                  </w:rPr>
                </w:ins>
              </m:ctrlPr>
            </m:dPr>
            <m:e>
              <m:d>
                <m:dPr>
                  <m:begChr m:val="|"/>
                  <m:endChr m:val=""/>
                  <m:ctrlPr>
                    <w:ins w:id="189" w:author="restingcloud J" w:date="2022-05-23T10:42:00Z">
                      <w:rPr>
                        <w:rFonts w:ascii="Cambria Math" w:hAnsi="Cambria Math"/>
                        <w:i/>
                      </w:rPr>
                    </w:ins>
                  </m:ctrlPr>
                </m:dPr>
                <m:e>
                  <m:r>
                    <w:rPr>
                      <w:rFonts w:ascii="Cambria Math" w:hAnsi="Cambria Math"/>
                    </w:rPr>
                    <m:t>θ</m:t>
                  </m:r>
                </m:e>
              </m:d>
            </m:e>
          </m:d>
          <m:r>
            <w:rPr>
              <w:rFonts w:ascii="Cambria Math" w:hAnsi="Cambria Math"/>
            </w:rPr>
            <m:t>+</m:t>
          </m:r>
          <m:func>
            <m:funcPr>
              <m:ctrlPr>
                <w:ins w:id="190" w:author="restingcloud J" w:date="2022-05-23T10:42:00Z">
                  <w:rPr>
                    <w:rFonts w:ascii="Cambria Math" w:hAnsi="Cambria Math"/>
                    <w:i/>
                  </w:rPr>
                </w:ins>
              </m:ctrlPr>
            </m:funcPr>
            <m:fName>
              <m:r>
                <m:rPr>
                  <m:sty m:val="p"/>
                </m:rPr>
                <w:rPr>
                  <w:rFonts w:ascii="Cambria Math" w:hAnsi="Cambria Math"/>
                </w:rPr>
                <m:t>cos</m:t>
              </m:r>
            </m:fName>
            <m:e>
              <m:r>
                <w:rPr>
                  <w:rFonts w:ascii="Cambria Math" w:hAnsi="Cambria Math"/>
                </w:rPr>
                <m:t>θ</m:t>
              </m:r>
            </m:e>
          </m:func>
          <m:d>
            <m:dPr>
              <m:begChr m:val=""/>
              <m:endChr m:val="⟩"/>
              <m:ctrlPr>
                <w:ins w:id="191" w:author="restingcloud J" w:date="2022-05-23T10:42:00Z">
                  <w:rPr>
                    <w:rFonts w:ascii="Cambria Math" w:hAnsi="Cambria Math"/>
                    <w:i/>
                  </w:rPr>
                </w:ins>
              </m:ctrlPr>
            </m:dPr>
            <m:e>
              <m:d>
                <m:dPr>
                  <m:begChr m:val="|"/>
                  <m:endChr m:val=""/>
                  <m:ctrlPr>
                    <w:ins w:id="192" w:author="restingcloud J" w:date="2022-05-23T10:42:00Z">
                      <w:rPr>
                        <w:rFonts w:ascii="Cambria Math" w:hAnsi="Cambria Math"/>
                        <w:i/>
                      </w:rPr>
                    </w:ins>
                  </m:ctrlPr>
                </m:dPr>
                <m:e>
                  <m:r>
                    <w:rPr>
                      <w:rFonts w:ascii="Cambria Math" w:hAnsi="Cambria Math"/>
                    </w:rPr>
                    <m:t>θ+π/2</m:t>
                  </m:r>
                </m:e>
              </m:d>
            </m:e>
          </m:d>
        </m:oMath>
      </m:oMathPara>
    </w:p>
    <w:p w:rsidR="001C04D4" w:rsidRPr="00DF5866" w:rsidRDefault="003E4A4F" w:rsidP="001C04D4">
      <w:pPr>
        <w:pStyle w:val="a3"/>
        <w:jc w:val="both"/>
      </w:pPr>
      <m:oMathPara>
        <m:oMath>
          <m:d>
            <m:dPr>
              <m:begChr m:val=""/>
              <m:endChr m:val="⟩"/>
              <m:ctrlPr>
                <w:ins w:id="193" w:author="restingcloud J" w:date="2022-05-23T10:42:00Z">
                  <w:rPr>
                    <w:rFonts w:ascii="Cambria Math" w:hAnsi="Cambria Math"/>
                  </w:rPr>
                </w:ins>
              </m:ctrlPr>
            </m:dPr>
            <m:e>
              <m:d>
                <m:dPr>
                  <m:begChr m:val="|"/>
                  <m:endChr m:val=""/>
                  <m:ctrlPr>
                    <w:ins w:id="194" w:author="restingcloud J" w:date="2022-05-23T10:42:00Z">
                      <w:rPr>
                        <w:rFonts w:ascii="Cambria Math" w:hAnsi="Cambria Math"/>
                        <w:i/>
                      </w:rPr>
                    </w:ins>
                  </m:ctrlPr>
                </m:dPr>
                <m:e>
                  <m:r>
                    <w:rPr>
                      <w:rFonts w:ascii="Cambria Math" w:hAnsi="Cambria Math"/>
                    </w:rPr>
                    <m:t>0</m:t>
                  </m:r>
                </m:e>
              </m:d>
            </m:e>
          </m:d>
          <m:r>
            <m:rPr>
              <m:sty m:val="p"/>
            </m:rPr>
            <w:rPr>
              <w:rFonts w:ascii="Cambria Math" w:hAnsi="Cambria Math"/>
            </w:rPr>
            <m:t>=cos</m:t>
          </m:r>
          <m:r>
            <w:rPr>
              <w:rFonts w:ascii="Cambria Math" w:hAnsi="Cambria Math"/>
            </w:rPr>
            <m:t>θ</m:t>
          </m:r>
          <m:d>
            <m:dPr>
              <m:begChr m:val=""/>
              <m:endChr m:val="⟩"/>
              <m:ctrlPr>
                <w:ins w:id="195" w:author="restingcloud J" w:date="2022-05-23T10:42:00Z">
                  <w:rPr>
                    <w:rFonts w:ascii="Cambria Math" w:hAnsi="Cambria Math"/>
                  </w:rPr>
                </w:ins>
              </m:ctrlPr>
            </m:dPr>
            <m:e>
              <m:d>
                <m:dPr>
                  <m:begChr m:val="|"/>
                  <m:endChr m:val=""/>
                  <m:ctrlPr>
                    <w:ins w:id="196" w:author="restingcloud J" w:date="2022-05-23T10:42:00Z">
                      <w:rPr>
                        <w:rFonts w:ascii="Cambria Math" w:hAnsi="Cambria Math"/>
                        <w:i/>
                      </w:rPr>
                    </w:ins>
                  </m:ctrlPr>
                </m:dPr>
                <m:e>
                  <m:r>
                    <w:rPr>
                      <w:rFonts w:ascii="Cambria Math" w:hAnsi="Cambria Math"/>
                    </w:rPr>
                    <m:t>θ</m:t>
                  </m:r>
                </m:e>
              </m:d>
            </m:e>
          </m:d>
          <m:r>
            <w:rPr>
              <w:rFonts w:ascii="Cambria Math" w:hAnsi="Cambria Math"/>
            </w:rPr>
            <m:t>-</m:t>
          </m:r>
          <m:func>
            <m:funcPr>
              <m:ctrlPr>
                <w:ins w:id="197" w:author="restingcloud J" w:date="2022-05-23T10:42:00Z">
                  <w:rPr>
                    <w:rFonts w:ascii="Cambria Math" w:hAnsi="Cambria Math"/>
                    <w:i/>
                  </w:rPr>
                </w:ins>
              </m:ctrlPr>
            </m:funcPr>
            <m:fName>
              <m:r>
                <m:rPr>
                  <m:sty m:val="p"/>
                </m:rPr>
                <w:rPr>
                  <w:rFonts w:ascii="Cambria Math" w:hAnsi="Cambria Math"/>
                </w:rPr>
                <m:t>sin</m:t>
              </m:r>
            </m:fName>
            <m:e>
              <m:r>
                <w:rPr>
                  <w:rFonts w:ascii="Cambria Math" w:hAnsi="Cambria Math"/>
                </w:rPr>
                <m:t>θ</m:t>
              </m:r>
            </m:e>
          </m:func>
          <m:d>
            <m:dPr>
              <m:begChr m:val=""/>
              <m:endChr m:val="⟩"/>
              <m:ctrlPr>
                <w:ins w:id="198" w:author="restingcloud J" w:date="2022-05-23T10:42:00Z">
                  <w:rPr>
                    <w:rFonts w:ascii="Cambria Math" w:hAnsi="Cambria Math"/>
                    <w:i/>
                  </w:rPr>
                </w:ins>
              </m:ctrlPr>
            </m:dPr>
            <m:e>
              <m:d>
                <m:dPr>
                  <m:begChr m:val="|"/>
                  <m:endChr m:val=""/>
                  <m:ctrlPr>
                    <w:ins w:id="199" w:author="restingcloud J" w:date="2022-05-23T10:42:00Z">
                      <w:rPr>
                        <w:rFonts w:ascii="Cambria Math" w:hAnsi="Cambria Math"/>
                        <w:i/>
                      </w:rPr>
                    </w:ins>
                  </m:ctrlPr>
                </m:dPr>
                <m:e>
                  <m:r>
                    <w:rPr>
                      <w:rFonts w:ascii="Cambria Math" w:hAnsi="Cambria Math"/>
                    </w:rPr>
                    <m:t>θ+π/2</m:t>
                  </m:r>
                </m:e>
              </m:d>
            </m:e>
          </m:d>
        </m:oMath>
      </m:oMathPara>
    </w:p>
    <w:p w:rsidR="00DF5866" w:rsidRDefault="00DF5866" w:rsidP="001C04D4">
      <w:pPr>
        <w:pStyle w:val="a3"/>
        <w:jc w:val="both"/>
      </w:pPr>
    </w:p>
    <w:p w:rsidR="00DF5866" w:rsidRDefault="003E4A4F" w:rsidP="001C04D4">
      <w:pPr>
        <w:pStyle w:val="a3"/>
        <w:jc w:val="both"/>
      </w:pPr>
      <m:oMathPara>
        <m:oMath>
          <m:d>
            <m:dPr>
              <m:begChr m:val="⟨"/>
              <m:endChr m:val="⟩"/>
              <m:ctrlPr>
                <w:ins w:id="200" w:author="restingcloud J" w:date="2022-05-23T10:42:00Z">
                  <w:rPr>
                    <w:rFonts w:ascii="Cambria Math" w:hAnsi="Cambria Math"/>
                  </w:rPr>
                </w:ins>
              </m:ctrlPr>
            </m:dPr>
            <m:e>
              <m:r>
                <w:rPr>
                  <w:rFonts w:ascii="Cambria Math" w:hAnsi="Cambria Math"/>
                </w:rPr>
                <m:t>1</m:t>
              </m:r>
            </m:e>
            <m:e>
              <m:r>
                <w:rPr>
                  <w:rFonts w:ascii="Cambria Math" w:hAnsi="Cambria Math"/>
                </w:rPr>
                <m:t>0</m:t>
              </m:r>
            </m:e>
          </m:d>
          <m:r>
            <w:rPr>
              <w:rFonts w:ascii="Cambria Math" w:hAnsi="Cambria Math"/>
            </w:rPr>
            <m:t>=</m:t>
          </m:r>
          <m:d>
            <m:dPr>
              <m:ctrlPr>
                <w:ins w:id="201" w:author="restingcloud J" w:date="2022-05-23T10:42:00Z">
                  <w:rPr>
                    <w:rFonts w:ascii="Cambria Math" w:hAnsi="Cambria Math"/>
                    <w:i/>
                  </w:rPr>
                </w:ins>
              </m:ctrlPr>
            </m:dPr>
            <m:e>
              <m:d>
                <m:dPr>
                  <m:begChr m:val="⟨"/>
                  <m:endChr m:val=""/>
                  <m:ctrlPr>
                    <w:ins w:id="202" w:author="restingcloud J" w:date="2022-05-23T10:42:00Z">
                      <w:rPr>
                        <w:rFonts w:ascii="Cambria Math" w:hAnsi="Cambria Math"/>
                        <w:i/>
                      </w:rPr>
                    </w:ins>
                  </m:ctrlPr>
                </m:dPr>
                <m:e>
                  <m:d>
                    <m:dPr>
                      <m:begChr m:val=""/>
                      <m:endChr m:val="|"/>
                      <m:ctrlPr>
                        <w:ins w:id="203" w:author="restingcloud J" w:date="2022-05-23T10:42:00Z">
                          <w:rPr>
                            <w:rFonts w:ascii="Cambria Math" w:hAnsi="Cambria Math"/>
                            <w:i/>
                          </w:rPr>
                        </w:ins>
                      </m:ctrlPr>
                    </m:dPr>
                    <m:e>
                      <m:r>
                        <w:rPr>
                          <w:rFonts w:ascii="Cambria Math" w:hAnsi="Cambria Math"/>
                        </w:rPr>
                        <m:t>θ</m:t>
                      </m:r>
                    </m:e>
                  </m:d>
                </m:e>
              </m:d>
              <m:r>
                <m:rPr>
                  <m:sty m:val="p"/>
                </m:rPr>
                <w:rPr>
                  <w:rFonts w:ascii="Cambria Math" w:hAnsi="Cambria Math"/>
                </w:rPr>
                <m:t>sin</m:t>
              </m:r>
              <m:r>
                <w:rPr>
                  <w:rFonts w:ascii="Cambria Math" w:hAnsi="Cambria Math"/>
                </w:rPr>
                <m:t>θ+</m:t>
              </m:r>
              <m:d>
                <m:dPr>
                  <m:begChr m:val="⟨"/>
                  <m:endChr m:val=""/>
                  <m:ctrlPr>
                    <w:ins w:id="204" w:author="restingcloud J" w:date="2022-05-23T10:42:00Z">
                      <w:rPr>
                        <w:rFonts w:ascii="Cambria Math" w:hAnsi="Cambria Math"/>
                        <w:i/>
                      </w:rPr>
                    </w:ins>
                  </m:ctrlPr>
                </m:dPr>
                <m:e>
                  <m:d>
                    <m:dPr>
                      <m:begChr m:val=""/>
                      <m:endChr m:val="|"/>
                      <m:ctrlPr>
                        <w:ins w:id="205" w:author="restingcloud J" w:date="2022-05-23T10:42:00Z">
                          <w:rPr>
                            <w:rFonts w:ascii="Cambria Math" w:hAnsi="Cambria Math"/>
                            <w:i/>
                          </w:rPr>
                        </w:ins>
                      </m:ctrlPr>
                    </m:dPr>
                    <m:e>
                      <m:r>
                        <w:rPr>
                          <w:rFonts w:ascii="Cambria Math" w:hAnsi="Cambria Math"/>
                        </w:rPr>
                        <m:t>θ+π/2</m:t>
                      </m:r>
                    </m:e>
                  </m:d>
                </m:e>
              </m:d>
              <m:func>
                <m:funcPr>
                  <m:ctrlPr>
                    <w:ins w:id="206" w:author="restingcloud J" w:date="2022-05-23T10:42:00Z">
                      <w:rPr>
                        <w:rFonts w:ascii="Cambria Math" w:hAnsi="Cambria Math"/>
                        <w:i/>
                      </w:rPr>
                    </w:ins>
                  </m:ctrlPr>
                </m:funcPr>
                <m:fName>
                  <m:r>
                    <m:rPr>
                      <m:sty m:val="p"/>
                    </m:rPr>
                    <w:rPr>
                      <w:rFonts w:ascii="Cambria Math" w:hAnsi="Cambria Math"/>
                    </w:rPr>
                    <m:t>cos</m:t>
                  </m:r>
                </m:fName>
                <m:e>
                  <m:r>
                    <w:rPr>
                      <w:rFonts w:ascii="Cambria Math" w:hAnsi="Cambria Math"/>
                    </w:rPr>
                    <m:t>θ</m:t>
                  </m:r>
                </m:e>
              </m:func>
            </m:e>
          </m:d>
          <m:d>
            <m:dPr>
              <m:ctrlPr>
                <w:ins w:id="207" w:author="restingcloud J" w:date="2022-05-23T10:42:00Z">
                  <w:rPr>
                    <w:rFonts w:ascii="Cambria Math" w:hAnsi="Cambria Math"/>
                  </w:rPr>
                </w:ins>
              </m:ctrlPr>
            </m:dPr>
            <m:e>
              <m:r>
                <m:rPr>
                  <m:sty m:val="p"/>
                </m:rPr>
                <w:rPr>
                  <w:rFonts w:ascii="Cambria Math" w:hAnsi="Cambria Math"/>
                </w:rPr>
                <m:t>cos</m:t>
              </m:r>
              <m:r>
                <w:rPr>
                  <w:rFonts w:ascii="Cambria Math" w:hAnsi="Cambria Math"/>
                </w:rPr>
                <m:t>θ</m:t>
              </m:r>
              <m:d>
                <m:dPr>
                  <m:begChr m:val=""/>
                  <m:endChr m:val="⟩"/>
                  <m:ctrlPr>
                    <w:ins w:id="208" w:author="restingcloud J" w:date="2022-05-23T10:42:00Z">
                      <w:rPr>
                        <w:rFonts w:ascii="Cambria Math" w:hAnsi="Cambria Math"/>
                      </w:rPr>
                    </w:ins>
                  </m:ctrlPr>
                </m:dPr>
                <m:e>
                  <m:d>
                    <m:dPr>
                      <m:begChr m:val="|"/>
                      <m:endChr m:val=""/>
                      <m:ctrlPr>
                        <w:ins w:id="209" w:author="restingcloud J" w:date="2022-05-23T10:42:00Z">
                          <w:rPr>
                            <w:rFonts w:ascii="Cambria Math" w:hAnsi="Cambria Math"/>
                            <w:i/>
                          </w:rPr>
                        </w:ins>
                      </m:ctrlPr>
                    </m:dPr>
                    <m:e>
                      <m:r>
                        <w:rPr>
                          <w:rFonts w:ascii="Cambria Math" w:hAnsi="Cambria Math"/>
                        </w:rPr>
                        <m:t>θ</m:t>
                      </m:r>
                    </m:e>
                  </m:d>
                </m:e>
              </m:d>
              <m:r>
                <w:rPr>
                  <w:rFonts w:ascii="Cambria Math" w:hAnsi="Cambria Math"/>
                </w:rPr>
                <m:t>-</m:t>
              </m:r>
              <m:func>
                <m:funcPr>
                  <m:ctrlPr>
                    <w:ins w:id="210" w:author="restingcloud J" w:date="2022-05-23T10:42:00Z">
                      <w:rPr>
                        <w:rFonts w:ascii="Cambria Math" w:hAnsi="Cambria Math"/>
                        <w:i/>
                      </w:rPr>
                    </w:ins>
                  </m:ctrlPr>
                </m:funcPr>
                <m:fName>
                  <m:r>
                    <m:rPr>
                      <m:sty m:val="p"/>
                    </m:rPr>
                    <w:rPr>
                      <w:rFonts w:ascii="Cambria Math" w:hAnsi="Cambria Math"/>
                    </w:rPr>
                    <m:t>sin</m:t>
                  </m:r>
                </m:fName>
                <m:e>
                  <m:r>
                    <w:rPr>
                      <w:rFonts w:ascii="Cambria Math" w:hAnsi="Cambria Math"/>
                    </w:rPr>
                    <m:t>θ</m:t>
                  </m:r>
                </m:e>
              </m:func>
              <m:d>
                <m:dPr>
                  <m:begChr m:val=""/>
                  <m:endChr m:val="⟩"/>
                  <m:ctrlPr>
                    <w:ins w:id="211" w:author="restingcloud J" w:date="2022-05-23T10:42:00Z">
                      <w:rPr>
                        <w:rFonts w:ascii="Cambria Math" w:hAnsi="Cambria Math"/>
                        <w:i/>
                      </w:rPr>
                    </w:ins>
                  </m:ctrlPr>
                </m:dPr>
                <m:e>
                  <m:d>
                    <m:dPr>
                      <m:begChr m:val="|"/>
                      <m:endChr m:val=""/>
                      <m:ctrlPr>
                        <w:ins w:id="212" w:author="restingcloud J" w:date="2022-05-23T10:42:00Z">
                          <w:rPr>
                            <w:rFonts w:ascii="Cambria Math" w:hAnsi="Cambria Math"/>
                            <w:i/>
                          </w:rPr>
                        </w:ins>
                      </m:ctrlPr>
                    </m:dPr>
                    <m:e>
                      <m:r>
                        <w:rPr>
                          <w:rFonts w:ascii="Cambria Math" w:hAnsi="Cambria Math"/>
                        </w:rPr>
                        <m:t>θ+π/2</m:t>
                      </m:r>
                    </m:e>
                  </m:d>
                </m:e>
              </m:d>
            </m:e>
          </m:d>
          <m:r>
            <w:rPr>
              <w:rFonts w:ascii="Cambria Math" w:hAnsi="Cambria Math"/>
            </w:rPr>
            <m:t>=</m:t>
          </m:r>
          <m:r>
            <m:rPr>
              <m:sty m:val="p"/>
            </m:rPr>
            <w:rPr>
              <w:rFonts w:ascii="Cambria Math" w:hAnsi="Cambria Math"/>
            </w:rPr>
            <m:t>sin</m:t>
          </m:r>
          <m:r>
            <w:rPr>
              <w:rFonts w:ascii="Cambria Math" w:hAnsi="Cambria Math"/>
            </w:rPr>
            <m:t>θ</m:t>
          </m:r>
          <m:r>
            <m:rPr>
              <m:sty m:val="p"/>
            </m:rPr>
            <w:rPr>
              <w:rFonts w:ascii="Cambria Math" w:hAnsi="Cambria Math"/>
            </w:rPr>
            <m:t>cos</m:t>
          </m:r>
          <m:r>
            <w:rPr>
              <w:rFonts w:ascii="Cambria Math" w:hAnsi="Cambria Math"/>
            </w:rPr>
            <m:t>θ-</m:t>
          </m:r>
          <m:func>
            <m:funcPr>
              <m:ctrlPr>
                <w:ins w:id="213" w:author="restingcloud J" w:date="2022-05-23T10:42:00Z">
                  <w:rPr>
                    <w:rFonts w:ascii="Cambria Math" w:hAnsi="Cambria Math"/>
                    <w:i/>
                  </w:rPr>
                </w:ins>
              </m:ctrlPr>
            </m:funcPr>
            <m:fName>
              <m:r>
                <m:rPr>
                  <m:sty m:val="p"/>
                </m:rPr>
                <w:rPr>
                  <w:rFonts w:ascii="Cambria Math" w:hAnsi="Cambria Math"/>
                </w:rPr>
                <m:t>cos</m:t>
              </m:r>
            </m:fName>
            <m:e>
              <m:r>
                <w:rPr>
                  <w:rFonts w:ascii="Cambria Math" w:hAnsi="Cambria Math"/>
                </w:rPr>
                <m:t>θ</m:t>
              </m:r>
            </m:e>
          </m:func>
          <m:func>
            <m:funcPr>
              <m:ctrlPr>
                <w:ins w:id="214" w:author="restingcloud J" w:date="2022-05-23T10:42:00Z">
                  <w:rPr>
                    <w:rFonts w:ascii="Cambria Math" w:hAnsi="Cambria Math"/>
                    <w:i/>
                  </w:rPr>
                </w:ins>
              </m:ctrlPr>
            </m:funcPr>
            <m:fName>
              <m:r>
                <m:rPr>
                  <m:sty m:val="p"/>
                </m:rPr>
                <w:rPr>
                  <w:rFonts w:ascii="Cambria Math" w:hAnsi="Cambria Math"/>
                </w:rPr>
                <m:t>sin</m:t>
              </m:r>
            </m:fName>
            <m:e>
              <m:r>
                <w:rPr>
                  <w:rFonts w:ascii="Cambria Math" w:hAnsi="Cambria Math"/>
                </w:rPr>
                <m:t>θ</m:t>
              </m:r>
            </m:e>
          </m:func>
          <m:r>
            <w:rPr>
              <w:rFonts w:ascii="Cambria Math" w:hAnsi="Cambria Math"/>
            </w:rPr>
            <m:t>=0</m:t>
          </m:r>
        </m:oMath>
      </m:oMathPara>
    </w:p>
    <w:p w:rsidR="00DF5866" w:rsidRPr="00A90E02" w:rsidRDefault="00DF5866" w:rsidP="001C04D4">
      <w:pPr>
        <w:pStyle w:val="a3"/>
        <w:jc w:val="both"/>
      </w:pPr>
    </w:p>
    <w:p w:rsidR="001C04D4" w:rsidRPr="00541289" w:rsidRDefault="003E4A4F" w:rsidP="001C04D4">
      <w:pPr>
        <w:pStyle w:val="a3"/>
        <w:jc w:val="both"/>
      </w:pPr>
      <m:oMathPara>
        <m:oMath>
          <m:f>
            <m:fPr>
              <m:ctrlPr>
                <w:ins w:id="215" w:author="restingcloud J" w:date="2022-05-23T10:42:00Z">
                  <w:rPr>
                    <w:rFonts w:ascii="Cambria Math" w:hAnsi="Cambria Math"/>
                  </w:rPr>
                </w:ins>
              </m:ctrlPr>
            </m:fPr>
            <m:num>
              <m:r>
                <w:rPr>
                  <w:rFonts w:ascii="Cambria Math" w:hAnsi="Cambria Math"/>
                </w:rPr>
                <m:t>1</m:t>
              </m:r>
            </m:num>
            <m:den>
              <m:rad>
                <m:radPr>
                  <m:degHide m:val="1"/>
                  <m:ctrlPr>
                    <w:ins w:id="216" w:author="restingcloud J" w:date="2022-05-23T10:42:00Z">
                      <w:rPr>
                        <w:rFonts w:ascii="Cambria Math" w:hAnsi="Cambria Math"/>
                        <w:i/>
                      </w:rPr>
                    </w:ins>
                  </m:ctrlPr>
                </m:radPr>
                <m:deg/>
                <m:e>
                  <m:r>
                    <w:rPr>
                      <w:rFonts w:ascii="Cambria Math" w:hAnsi="Cambria Math"/>
                    </w:rPr>
                    <m:t>2</m:t>
                  </m:r>
                </m:e>
              </m:rad>
            </m:den>
          </m:f>
          <m:d>
            <m:dPr>
              <m:ctrlPr>
                <w:ins w:id="217" w:author="restingcloud J" w:date="2022-05-23T10:42:00Z">
                  <w:rPr>
                    <w:rFonts w:ascii="Cambria Math" w:hAnsi="Cambria Math"/>
                    <w:i/>
                  </w:rPr>
                </w:ins>
              </m:ctrlPr>
            </m:dPr>
            <m:e>
              <m:d>
                <m:dPr>
                  <m:begChr m:val=""/>
                  <m:endChr m:val="⟩"/>
                  <m:ctrlPr>
                    <w:ins w:id="218" w:author="restingcloud J" w:date="2022-05-23T10:42:00Z">
                      <w:rPr>
                        <w:rFonts w:ascii="Cambria Math" w:hAnsi="Cambria Math"/>
                        <w:i/>
                      </w:rPr>
                    </w:ins>
                  </m:ctrlPr>
                </m:dPr>
                <m:e>
                  <m:d>
                    <m:dPr>
                      <m:begChr m:val="|"/>
                      <m:endChr m:val=""/>
                      <m:ctrlPr>
                        <w:ins w:id="219" w:author="restingcloud J" w:date="2022-05-23T10:42:00Z">
                          <w:rPr>
                            <w:rFonts w:ascii="Cambria Math" w:hAnsi="Cambria Math"/>
                            <w:i/>
                          </w:rPr>
                        </w:ins>
                      </m:ctrlPr>
                    </m:dPr>
                    <m:e>
                      <m:sSub>
                        <m:sSubPr>
                          <m:ctrlPr>
                            <w:ins w:id="220" w:author="restingcloud J" w:date="2022-05-23T10:42:00Z">
                              <w:rPr>
                                <w:rFonts w:ascii="Cambria Math" w:hAnsi="Cambria Math"/>
                                <w:i/>
                              </w:rPr>
                            </w:ins>
                          </m:ctrlPr>
                        </m:sSubPr>
                        <m:e>
                          <m:r>
                            <w:rPr>
                              <w:rFonts w:ascii="Cambria Math" w:hAnsi="Cambria Math"/>
                            </w:rPr>
                            <m:t>0</m:t>
                          </m:r>
                        </m:e>
                        <m:sub>
                          <m:r>
                            <w:rPr>
                              <w:rFonts w:ascii="Cambria Math" w:hAnsi="Cambria Math"/>
                            </w:rPr>
                            <m:t>1</m:t>
                          </m:r>
                        </m:sub>
                      </m:sSub>
                      <m:r>
                        <w:rPr>
                          <w:rFonts w:ascii="Cambria Math" w:hAnsi="Cambria Math"/>
                        </w:rPr>
                        <m:t>,</m:t>
                      </m:r>
                      <m:sSub>
                        <m:sSubPr>
                          <m:ctrlPr>
                            <w:ins w:id="221" w:author="restingcloud J" w:date="2022-05-23T10:42:00Z">
                              <w:rPr>
                                <w:rFonts w:ascii="Cambria Math" w:hAnsi="Cambria Math"/>
                                <w:i/>
                              </w:rPr>
                            </w:ins>
                          </m:ctrlPr>
                        </m:sSubPr>
                        <m:e>
                          <m:r>
                            <w:rPr>
                              <w:rFonts w:ascii="Cambria Math" w:hAnsi="Cambria Math"/>
                            </w:rPr>
                            <m:t>0</m:t>
                          </m:r>
                        </m:e>
                        <m:sub>
                          <m:r>
                            <w:rPr>
                              <w:rFonts w:ascii="Cambria Math" w:hAnsi="Cambria Math"/>
                            </w:rPr>
                            <m:t>2</m:t>
                          </m:r>
                        </m:sub>
                      </m:sSub>
                    </m:e>
                  </m:d>
                </m:e>
              </m:d>
              <m:r>
                <w:rPr>
                  <w:rFonts w:ascii="Cambria Math" w:hAnsi="Cambria Math"/>
                </w:rPr>
                <m:t>+</m:t>
              </m:r>
              <m:d>
                <m:dPr>
                  <m:begChr m:val=""/>
                  <m:endChr m:val="⟩"/>
                  <m:ctrlPr>
                    <w:ins w:id="222" w:author="restingcloud J" w:date="2022-05-23T10:42:00Z">
                      <w:rPr>
                        <w:rFonts w:ascii="Cambria Math" w:hAnsi="Cambria Math"/>
                        <w:i/>
                      </w:rPr>
                    </w:ins>
                  </m:ctrlPr>
                </m:dPr>
                <m:e>
                  <m:d>
                    <m:dPr>
                      <m:begChr m:val="|"/>
                      <m:endChr m:val=""/>
                      <m:ctrlPr>
                        <w:ins w:id="223" w:author="restingcloud J" w:date="2022-05-23T10:42:00Z">
                          <w:rPr>
                            <w:rFonts w:ascii="Cambria Math" w:hAnsi="Cambria Math"/>
                            <w:i/>
                          </w:rPr>
                        </w:ins>
                      </m:ctrlPr>
                    </m:dPr>
                    <m:e>
                      <m:sSub>
                        <m:sSubPr>
                          <m:ctrlPr>
                            <w:ins w:id="224" w:author="restingcloud J" w:date="2022-05-23T10:42:00Z">
                              <w:rPr>
                                <w:rFonts w:ascii="Cambria Math" w:hAnsi="Cambria Math"/>
                                <w:i/>
                              </w:rPr>
                            </w:ins>
                          </m:ctrlPr>
                        </m:sSubPr>
                        <m:e>
                          <m:r>
                            <w:rPr>
                              <w:rFonts w:ascii="Cambria Math" w:hAnsi="Cambria Math"/>
                            </w:rPr>
                            <m:t>1</m:t>
                          </m:r>
                        </m:e>
                        <m:sub>
                          <m:r>
                            <w:rPr>
                              <w:rFonts w:ascii="Cambria Math" w:hAnsi="Cambria Math"/>
                            </w:rPr>
                            <m:t>1</m:t>
                          </m:r>
                        </m:sub>
                      </m:sSub>
                      <m:r>
                        <w:rPr>
                          <w:rFonts w:ascii="Cambria Math" w:hAnsi="Cambria Math"/>
                        </w:rPr>
                        <m:t>,</m:t>
                      </m:r>
                      <m:sSub>
                        <m:sSubPr>
                          <m:ctrlPr>
                            <w:ins w:id="225" w:author="restingcloud J" w:date="2022-05-23T10:42:00Z">
                              <w:rPr>
                                <w:rFonts w:ascii="Cambria Math" w:hAnsi="Cambria Math"/>
                                <w:i/>
                              </w:rPr>
                            </w:ins>
                          </m:ctrlPr>
                        </m:sSubPr>
                        <m:e>
                          <m:r>
                            <w:rPr>
                              <w:rFonts w:ascii="Cambria Math" w:hAnsi="Cambria Math"/>
                            </w:rPr>
                            <m:t>1</m:t>
                          </m:r>
                        </m:e>
                        <m:sub>
                          <m:r>
                            <w:rPr>
                              <w:rFonts w:ascii="Cambria Math" w:hAnsi="Cambria Math"/>
                            </w:rPr>
                            <m:t>2</m:t>
                          </m:r>
                        </m:sub>
                      </m:sSub>
                    </m:e>
                  </m:d>
                </m:e>
              </m:d>
            </m:e>
          </m:d>
          <m:r>
            <w:rPr>
              <w:rFonts w:ascii="Cambria Math" w:hAnsi="Cambria Math"/>
            </w:rPr>
            <m:t>=</m:t>
          </m:r>
          <m:f>
            <m:fPr>
              <m:ctrlPr>
                <w:ins w:id="226" w:author="restingcloud J" w:date="2022-05-23T10:42:00Z">
                  <w:rPr>
                    <w:rFonts w:ascii="Cambria Math" w:hAnsi="Cambria Math"/>
                  </w:rPr>
                </w:ins>
              </m:ctrlPr>
            </m:fPr>
            <m:num>
              <m:r>
                <w:rPr>
                  <w:rFonts w:ascii="Cambria Math" w:hAnsi="Cambria Math"/>
                </w:rPr>
                <m:t>1</m:t>
              </m:r>
            </m:num>
            <m:den>
              <m:rad>
                <m:radPr>
                  <m:degHide m:val="1"/>
                  <m:ctrlPr>
                    <w:ins w:id="227" w:author="restingcloud J" w:date="2022-05-23T10:42:00Z">
                      <w:rPr>
                        <w:rFonts w:ascii="Cambria Math" w:hAnsi="Cambria Math"/>
                        <w:i/>
                      </w:rPr>
                    </w:ins>
                  </m:ctrlPr>
                </m:radPr>
                <m:deg/>
                <m:e>
                  <m:r>
                    <w:rPr>
                      <w:rFonts w:ascii="Cambria Math" w:hAnsi="Cambria Math"/>
                    </w:rPr>
                    <m:t>2</m:t>
                  </m:r>
                </m:e>
              </m:rad>
            </m:den>
          </m:f>
          <m:d>
            <m:dPr>
              <m:ctrlPr>
                <w:ins w:id="228" w:author="restingcloud J" w:date="2022-05-23T10:42:00Z">
                  <w:rPr>
                    <w:rFonts w:ascii="Cambria Math" w:hAnsi="Cambria Math"/>
                  </w:rPr>
                </w:ins>
              </m:ctrlPr>
            </m:dPr>
            <m:e>
              <m:r>
                <m:rPr>
                  <m:sty m:val="p"/>
                </m:rPr>
                <w:rPr>
                  <w:rFonts w:ascii="Cambria Math" w:hAnsi="Cambria Math"/>
                </w:rPr>
                <m:t>cos</m:t>
              </m:r>
              <m:r>
                <w:rPr>
                  <w:rFonts w:ascii="Cambria Math" w:hAnsi="Cambria Math"/>
                </w:rPr>
                <m:t>θ</m:t>
              </m:r>
              <m:d>
                <m:dPr>
                  <m:begChr m:val=""/>
                  <m:endChr m:val="⟩"/>
                  <m:ctrlPr>
                    <w:ins w:id="229" w:author="restingcloud J" w:date="2022-05-23T10:42:00Z">
                      <w:rPr>
                        <w:rFonts w:ascii="Cambria Math" w:hAnsi="Cambria Math"/>
                      </w:rPr>
                    </w:ins>
                  </m:ctrlPr>
                </m:dPr>
                <m:e>
                  <m:d>
                    <m:dPr>
                      <m:begChr m:val="|"/>
                      <m:endChr m:val=""/>
                      <m:ctrlPr>
                        <w:ins w:id="230" w:author="restingcloud J" w:date="2022-05-23T10:42:00Z">
                          <w:rPr>
                            <w:rFonts w:ascii="Cambria Math" w:hAnsi="Cambria Math"/>
                            <w:i/>
                          </w:rPr>
                        </w:ins>
                      </m:ctrlPr>
                    </m:dPr>
                    <m:e>
                      <m:sSub>
                        <m:sSubPr>
                          <m:ctrlPr>
                            <w:ins w:id="231" w:author="restingcloud J" w:date="2022-05-23T10:42:00Z">
                              <w:rPr>
                                <w:rFonts w:ascii="Cambria Math" w:hAnsi="Cambria Math"/>
                                <w:i/>
                              </w:rPr>
                            </w:ins>
                          </m:ctrlPr>
                        </m:sSubPr>
                        <m:e>
                          <m:r>
                            <w:rPr>
                              <w:rFonts w:ascii="Cambria Math" w:hAnsi="Cambria Math"/>
                            </w:rPr>
                            <m:t>θ</m:t>
                          </m:r>
                        </m:e>
                        <m:sub>
                          <m:r>
                            <w:rPr>
                              <w:rFonts w:ascii="Cambria Math" w:hAnsi="Cambria Math"/>
                            </w:rPr>
                            <m:t>1</m:t>
                          </m:r>
                        </m:sub>
                      </m:sSub>
                    </m:e>
                  </m:d>
                </m:e>
              </m:d>
              <m:r>
                <w:rPr>
                  <w:rFonts w:ascii="Cambria Math" w:hAnsi="Cambria Math"/>
                </w:rPr>
                <m:t>-</m:t>
              </m:r>
              <m:func>
                <m:funcPr>
                  <m:ctrlPr>
                    <w:ins w:id="232" w:author="restingcloud J" w:date="2022-05-23T10:42:00Z">
                      <w:rPr>
                        <w:rFonts w:ascii="Cambria Math" w:hAnsi="Cambria Math"/>
                        <w:i/>
                      </w:rPr>
                    </w:ins>
                  </m:ctrlPr>
                </m:funcPr>
                <m:fName>
                  <m:r>
                    <m:rPr>
                      <m:sty m:val="p"/>
                    </m:rPr>
                    <w:rPr>
                      <w:rFonts w:ascii="Cambria Math" w:hAnsi="Cambria Math"/>
                    </w:rPr>
                    <m:t>sin</m:t>
                  </m:r>
                </m:fName>
                <m:e>
                  <m:r>
                    <w:rPr>
                      <w:rFonts w:ascii="Cambria Math" w:hAnsi="Cambria Math"/>
                    </w:rPr>
                    <m:t>θ</m:t>
                  </m:r>
                </m:e>
              </m:func>
              <m:d>
                <m:dPr>
                  <m:begChr m:val=""/>
                  <m:endChr m:val="⟩"/>
                  <m:ctrlPr>
                    <w:ins w:id="233" w:author="restingcloud J" w:date="2022-05-23T10:42:00Z">
                      <w:rPr>
                        <w:rFonts w:ascii="Cambria Math" w:hAnsi="Cambria Math"/>
                        <w:i/>
                      </w:rPr>
                    </w:ins>
                  </m:ctrlPr>
                </m:dPr>
                <m:e>
                  <m:d>
                    <m:dPr>
                      <m:begChr m:val="|"/>
                      <m:endChr m:val=""/>
                      <m:ctrlPr>
                        <w:ins w:id="234" w:author="restingcloud J" w:date="2022-05-23T10:42:00Z">
                          <w:rPr>
                            <w:rFonts w:ascii="Cambria Math" w:hAnsi="Cambria Math"/>
                            <w:i/>
                          </w:rPr>
                        </w:ins>
                      </m:ctrlPr>
                    </m:dPr>
                    <m:e>
                      <m:sSub>
                        <m:sSubPr>
                          <m:ctrlPr>
                            <w:ins w:id="235" w:author="restingcloud J" w:date="2022-05-23T10:42:00Z">
                              <w:rPr>
                                <w:rFonts w:ascii="Cambria Math" w:hAnsi="Cambria Math"/>
                                <w:i/>
                              </w:rPr>
                            </w:ins>
                          </m:ctrlPr>
                        </m:sSubPr>
                        <m:e>
                          <m:r>
                            <w:rPr>
                              <w:rFonts w:ascii="Cambria Math" w:hAnsi="Cambria Math"/>
                            </w:rPr>
                            <m:t>θ</m:t>
                          </m:r>
                        </m:e>
                        <m:sub>
                          <m:r>
                            <w:rPr>
                              <w:rFonts w:ascii="Cambria Math" w:hAnsi="Cambria Math"/>
                            </w:rPr>
                            <m:t>1</m:t>
                          </m:r>
                        </m:sub>
                      </m:sSub>
                      <m:r>
                        <w:rPr>
                          <w:rFonts w:ascii="Cambria Math" w:hAnsi="Cambria Math"/>
                        </w:rPr>
                        <m:t>+</m:t>
                      </m:r>
                      <m:f>
                        <m:fPr>
                          <m:ctrlPr>
                            <w:ins w:id="236" w:author="restingcloud J" w:date="2022-05-23T10:42:00Z">
                              <w:rPr>
                                <w:rFonts w:ascii="Cambria Math" w:hAnsi="Cambria Math"/>
                                <w:i/>
                              </w:rPr>
                            </w:ins>
                          </m:ctrlPr>
                        </m:fPr>
                        <m:num>
                          <m:r>
                            <w:rPr>
                              <w:rFonts w:ascii="Cambria Math" w:hAnsi="Cambria Math"/>
                            </w:rPr>
                            <m:t>π</m:t>
                          </m:r>
                        </m:num>
                        <m:den>
                          <m:r>
                            <w:rPr>
                              <w:rFonts w:ascii="Cambria Math" w:hAnsi="Cambria Math"/>
                            </w:rPr>
                            <m:t>2</m:t>
                          </m:r>
                        </m:den>
                      </m:f>
                    </m:e>
                  </m:d>
                </m:e>
              </m:d>
            </m:e>
          </m:d>
          <m:d>
            <m:dPr>
              <m:ctrlPr>
                <w:ins w:id="237" w:author="restingcloud J" w:date="2022-05-23T10:42:00Z">
                  <w:rPr>
                    <w:rFonts w:ascii="Cambria Math" w:hAnsi="Cambria Math"/>
                    <w:i/>
                  </w:rPr>
                </w:ins>
              </m:ctrlPr>
            </m:dPr>
            <m:e>
              <m:r>
                <m:rPr>
                  <m:sty m:val="p"/>
                </m:rPr>
                <w:rPr>
                  <w:rFonts w:ascii="Cambria Math" w:hAnsi="Cambria Math"/>
                </w:rPr>
                <m:t>cos</m:t>
              </m:r>
              <m:r>
                <w:rPr>
                  <w:rFonts w:ascii="Cambria Math" w:hAnsi="Cambria Math"/>
                </w:rPr>
                <m:t>θ</m:t>
              </m:r>
              <m:d>
                <m:dPr>
                  <m:begChr m:val=""/>
                  <m:endChr m:val="⟩"/>
                  <m:ctrlPr>
                    <w:ins w:id="238" w:author="restingcloud J" w:date="2022-05-23T10:42:00Z">
                      <w:rPr>
                        <w:rFonts w:ascii="Cambria Math" w:hAnsi="Cambria Math"/>
                      </w:rPr>
                    </w:ins>
                  </m:ctrlPr>
                </m:dPr>
                <m:e>
                  <m:d>
                    <m:dPr>
                      <m:begChr m:val="|"/>
                      <m:endChr m:val=""/>
                      <m:ctrlPr>
                        <w:ins w:id="239" w:author="restingcloud J" w:date="2022-05-23T10:42:00Z">
                          <w:rPr>
                            <w:rFonts w:ascii="Cambria Math" w:hAnsi="Cambria Math"/>
                            <w:i/>
                          </w:rPr>
                        </w:ins>
                      </m:ctrlPr>
                    </m:dPr>
                    <m:e>
                      <m:sSub>
                        <m:sSubPr>
                          <m:ctrlPr>
                            <w:ins w:id="240" w:author="restingcloud J" w:date="2022-05-23T10:42:00Z">
                              <w:rPr>
                                <w:rFonts w:ascii="Cambria Math" w:hAnsi="Cambria Math"/>
                                <w:i/>
                              </w:rPr>
                            </w:ins>
                          </m:ctrlPr>
                        </m:sSubPr>
                        <m:e>
                          <m:r>
                            <w:rPr>
                              <w:rFonts w:ascii="Cambria Math" w:hAnsi="Cambria Math"/>
                            </w:rPr>
                            <m:t>θ</m:t>
                          </m:r>
                        </m:e>
                        <m:sub>
                          <m:r>
                            <w:rPr>
                              <w:rFonts w:ascii="Cambria Math" w:hAnsi="Cambria Math"/>
                            </w:rPr>
                            <m:t>2</m:t>
                          </m:r>
                        </m:sub>
                      </m:sSub>
                    </m:e>
                  </m:d>
                </m:e>
              </m:d>
              <m:r>
                <w:rPr>
                  <w:rFonts w:ascii="Cambria Math" w:hAnsi="Cambria Math"/>
                </w:rPr>
                <m:t>-</m:t>
              </m:r>
              <m:func>
                <m:funcPr>
                  <m:ctrlPr>
                    <w:ins w:id="241" w:author="restingcloud J" w:date="2022-05-23T10:42:00Z">
                      <w:rPr>
                        <w:rFonts w:ascii="Cambria Math" w:hAnsi="Cambria Math"/>
                        <w:i/>
                      </w:rPr>
                    </w:ins>
                  </m:ctrlPr>
                </m:funcPr>
                <m:fName>
                  <m:r>
                    <m:rPr>
                      <m:sty m:val="p"/>
                    </m:rPr>
                    <w:rPr>
                      <w:rFonts w:ascii="Cambria Math" w:hAnsi="Cambria Math"/>
                    </w:rPr>
                    <m:t>sin</m:t>
                  </m:r>
                </m:fName>
                <m:e>
                  <m:r>
                    <w:rPr>
                      <w:rFonts w:ascii="Cambria Math" w:hAnsi="Cambria Math"/>
                    </w:rPr>
                    <m:t>θ</m:t>
                  </m:r>
                </m:e>
              </m:func>
              <m:d>
                <m:dPr>
                  <m:begChr m:val=""/>
                  <m:endChr m:val="⟩"/>
                  <m:ctrlPr>
                    <w:ins w:id="242" w:author="restingcloud J" w:date="2022-05-23T10:42:00Z">
                      <w:rPr>
                        <w:rFonts w:ascii="Cambria Math" w:hAnsi="Cambria Math"/>
                        <w:i/>
                      </w:rPr>
                    </w:ins>
                  </m:ctrlPr>
                </m:dPr>
                <m:e>
                  <m:d>
                    <m:dPr>
                      <m:begChr m:val="|"/>
                      <m:endChr m:val=""/>
                      <m:ctrlPr>
                        <w:ins w:id="243" w:author="restingcloud J" w:date="2022-05-23T10:42:00Z">
                          <w:rPr>
                            <w:rFonts w:ascii="Cambria Math" w:hAnsi="Cambria Math"/>
                            <w:i/>
                          </w:rPr>
                        </w:ins>
                      </m:ctrlPr>
                    </m:dPr>
                    <m:e>
                      <m:sSub>
                        <m:sSubPr>
                          <m:ctrlPr>
                            <w:ins w:id="244" w:author="restingcloud J" w:date="2022-05-23T10:42:00Z">
                              <w:rPr>
                                <w:rFonts w:ascii="Cambria Math" w:hAnsi="Cambria Math"/>
                                <w:i/>
                              </w:rPr>
                            </w:ins>
                          </m:ctrlPr>
                        </m:sSubPr>
                        <m:e>
                          <m:r>
                            <w:rPr>
                              <w:rFonts w:ascii="Cambria Math" w:hAnsi="Cambria Math"/>
                            </w:rPr>
                            <m:t>θ</m:t>
                          </m:r>
                        </m:e>
                        <m:sub>
                          <m:r>
                            <w:rPr>
                              <w:rFonts w:ascii="Cambria Math" w:hAnsi="Cambria Math"/>
                            </w:rPr>
                            <m:t>2</m:t>
                          </m:r>
                        </m:sub>
                      </m:sSub>
                      <m:r>
                        <w:rPr>
                          <w:rFonts w:ascii="Cambria Math" w:hAnsi="Cambria Math"/>
                        </w:rPr>
                        <m:t>+</m:t>
                      </m:r>
                      <m:f>
                        <m:fPr>
                          <m:ctrlPr>
                            <w:ins w:id="245" w:author="restingcloud J" w:date="2022-05-23T10:42:00Z">
                              <w:rPr>
                                <w:rFonts w:ascii="Cambria Math" w:hAnsi="Cambria Math"/>
                                <w:i/>
                              </w:rPr>
                            </w:ins>
                          </m:ctrlPr>
                        </m:fPr>
                        <m:num>
                          <m:r>
                            <w:rPr>
                              <w:rFonts w:ascii="Cambria Math" w:hAnsi="Cambria Math"/>
                            </w:rPr>
                            <m:t>π</m:t>
                          </m:r>
                        </m:num>
                        <m:den>
                          <m:r>
                            <w:rPr>
                              <w:rFonts w:ascii="Cambria Math" w:hAnsi="Cambria Math"/>
                            </w:rPr>
                            <m:t>2</m:t>
                          </m:r>
                        </m:den>
                      </m:f>
                    </m:e>
                  </m:d>
                </m:e>
              </m:d>
            </m:e>
          </m:d>
          <m:r>
            <w:rPr>
              <w:rFonts w:ascii="Cambria Math" w:hAnsi="Cambria Math"/>
            </w:rPr>
            <m:t>+</m:t>
          </m:r>
          <m:f>
            <m:fPr>
              <m:ctrlPr>
                <w:ins w:id="246" w:author="restingcloud J" w:date="2022-05-23T10:42:00Z">
                  <w:rPr>
                    <w:rFonts w:ascii="Cambria Math" w:hAnsi="Cambria Math"/>
                  </w:rPr>
                </w:ins>
              </m:ctrlPr>
            </m:fPr>
            <m:num>
              <m:r>
                <w:rPr>
                  <w:rFonts w:ascii="Cambria Math" w:hAnsi="Cambria Math"/>
                </w:rPr>
                <m:t>1</m:t>
              </m:r>
            </m:num>
            <m:den>
              <m:rad>
                <m:radPr>
                  <m:degHide m:val="1"/>
                  <m:ctrlPr>
                    <w:ins w:id="247" w:author="restingcloud J" w:date="2022-05-23T10:42:00Z">
                      <w:rPr>
                        <w:rFonts w:ascii="Cambria Math" w:hAnsi="Cambria Math"/>
                        <w:i/>
                      </w:rPr>
                    </w:ins>
                  </m:ctrlPr>
                </m:radPr>
                <m:deg/>
                <m:e>
                  <m:r>
                    <w:rPr>
                      <w:rFonts w:ascii="Cambria Math" w:hAnsi="Cambria Math"/>
                    </w:rPr>
                    <m:t>2</m:t>
                  </m:r>
                </m:e>
              </m:rad>
            </m:den>
          </m:f>
          <m:d>
            <m:dPr>
              <m:ctrlPr>
                <w:ins w:id="248" w:author="restingcloud J" w:date="2022-05-23T10:42:00Z">
                  <w:rPr>
                    <w:rFonts w:ascii="Cambria Math" w:hAnsi="Cambria Math"/>
                    <w:i/>
                  </w:rPr>
                </w:ins>
              </m:ctrlPr>
            </m:dPr>
            <m:e>
              <m:r>
                <m:rPr>
                  <m:sty m:val="p"/>
                </m:rPr>
                <w:rPr>
                  <w:rFonts w:ascii="Cambria Math" w:hAnsi="Cambria Math"/>
                </w:rPr>
                <m:t>sin</m:t>
              </m:r>
              <m:r>
                <w:rPr>
                  <w:rFonts w:ascii="Cambria Math" w:hAnsi="Cambria Math"/>
                </w:rPr>
                <m:t>θ</m:t>
              </m:r>
              <m:d>
                <m:dPr>
                  <m:begChr m:val=""/>
                  <m:endChr m:val="⟩"/>
                  <m:ctrlPr>
                    <w:ins w:id="249" w:author="restingcloud J" w:date="2022-05-23T10:42:00Z">
                      <w:rPr>
                        <w:rFonts w:ascii="Cambria Math" w:hAnsi="Cambria Math"/>
                      </w:rPr>
                    </w:ins>
                  </m:ctrlPr>
                </m:dPr>
                <m:e>
                  <m:d>
                    <m:dPr>
                      <m:begChr m:val="|"/>
                      <m:endChr m:val=""/>
                      <m:ctrlPr>
                        <w:ins w:id="250" w:author="restingcloud J" w:date="2022-05-23T10:42:00Z">
                          <w:rPr>
                            <w:rFonts w:ascii="Cambria Math" w:hAnsi="Cambria Math"/>
                            <w:i/>
                          </w:rPr>
                        </w:ins>
                      </m:ctrlPr>
                    </m:dPr>
                    <m:e>
                      <m:sSub>
                        <m:sSubPr>
                          <m:ctrlPr>
                            <w:ins w:id="251" w:author="restingcloud J" w:date="2022-05-23T10:42:00Z">
                              <w:rPr>
                                <w:rFonts w:ascii="Cambria Math" w:hAnsi="Cambria Math"/>
                                <w:i/>
                              </w:rPr>
                            </w:ins>
                          </m:ctrlPr>
                        </m:sSubPr>
                        <m:e>
                          <m:r>
                            <w:rPr>
                              <w:rFonts w:ascii="Cambria Math" w:hAnsi="Cambria Math"/>
                            </w:rPr>
                            <m:t>θ</m:t>
                          </m:r>
                        </m:e>
                        <m:sub>
                          <m:r>
                            <w:rPr>
                              <w:rFonts w:ascii="Cambria Math" w:hAnsi="Cambria Math"/>
                            </w:rPr>
                            <m:t>1</m:t>
                          </m:r>
                        </m:sub>
                      </m:sSub>
                    </m:e>
                  </m:d>
                </m:e>
              </m:d>
              <m:r>
                <w:rPr>
                  <w:rFonts w:ascii="Cambria Math" w:hAnsi="Cambria Math"/>
                </w:rPr>
                <m:t>+</m:t>
              </m:r>
              <m:func>
                <m:funcPr>
                  <m:ctrlPr>
                    <w:ins w:id="252" w:author="restingcloud J" w:date="2022-05-23T10:42:00Z">
                      <w:rPr>
                        <w:rFonts w:ascii="Cambria Math" w:hAnsi="Cambria Math"/>
                        <w:i/>
                      </w:rPr>
                    </w:ins>
                  </m:ctrlPr>
                </m:funcPr>
                <m:fName>
                  <m:r>
                    <m:rPr>
                      <m:sty m:val="p"/>
                    </m:rPr>
                    <w:rPr>
                      <w:rFonts w:ascii="Cambria Math" w:hAnsi="Cambria Math"/>
                    </w:rPr>
                    <m:t>cos</m:t>
                  </m:r>
                </m:fName>
                <m:e>
                  <m:r>
                    <w:rPr>
                      <w:rFonts w:ascii="Cambria Math" w:hAnsi="Cambria Math"/>
                    </w:rPr>
                    <m:t>θ</m:t>
                  </m:r>
                </m:e>
              </m:func>
              <m:d>
                <m:dPr>
                  <m:begChr m:val=""/>
                  <m:endChr m:val="⟩"/>
                  <m:ctrlPr>
                    <w:ins w:id="253" w:author="restingcloud J" w:date="2022-05-23T10:42:00Z">
                      <w:rPr>
                        <w:rFonts w:ascii="Cambria Math" w:hAnsi="Cambria Math"/>
                        <w:i/>
                      </w:rPr>
                    </w:ins>
                  </m:ctrlPr>
                </m:dPr>
                <m:e>
                  <m:d>
                    <m:dPr>
                      <m:begChr m:val="|"/>
                      <m:endChr m:val=""/>
                      <m:ctrlPr>
                        <w:ins w:id="254" w:author="restingcloud J" w:date="2022-05-23T10:42:00Z">
                          <w:rPr>
                            <w:rFonts w:ascii="Cambria Math" w:hAnsi="Cambria Math"/>
                            <w:i/>
                          </w:rPr>
                        </w:ins>
                      </m:ctrlPr>
                    </m:dPr>
                    <m:e>
                      <m:sSub>
                        <m:sSubPr>
                          <m:ctrlPr>
                            <w:ins w:id="255" w:author="restingcloud J" w:date="2022-05-23T10:42:00Z">
                              <w:rPr>
                                <w:rFonts w:ascii="Cambria Math" w:hAnsi="Cambria Math"/>
                                <w:i/>
                              </w:rPr>
                            </w:ins>
                          </m:ctrlPr>
                        </m:sSubPr>
                        <m:e>
                          <m:r>
                            <w:rPr>
                              <w:rFonts w:ascii="Cambria Math" w:hAnsi="Cambria Math"/>
                            </w:rPr>
                            <m:t>θ</m:t>
                          </m:r>
                        </m:e>
                        <m:sub>
                          <m:r>
                            <w:rPr>
                              <w:rFonts w:ascii="Cambria Math" w:hAnsi="Cambria Math"/>
                            </w:rPr>
                            <m:t>1</m:t>
                          </m:r>
                        </m:sub>
                      </m:sSub>
                      <m:r>
                        <w:rPr>
                          <w:rFonts w:ascii="Cambria Math" w:hAnsi="Cambria Math"/>
                        </w:rPr>
                        <m:t>+</m:t>
                      </m:r>
                      <m:f>
                        <m:fPr>
                          <m:ctrlPr>
                            <w:ins w:id="256" w:author="restingcloud J" w:date="2022-05-23T10:42:00Z">
                              <w:rPr>
                                <w:rFonts w:ascii="Cambria Math" w:hAnsi="Cambria Math"/>
                                <w:i/>
                              </w:rPr>
                            </w:ins>
                          </m:ctrlPr>
                        </m:fPr>
                        <m:num>
                          <m:r>
                            <w:rPr>
                              <w:rFonts w:ascii="Cambria Math" w:hAnsi="Cambria Math"/>
                            </w:rPr>
                            <m:t>π</m:t>
                          </m:r>
                        </m:num>
                        <m:den>
                          <m:r>
                            <w:rPr>
                              <w:rFonts w:ascii="Cambria Math" w:hAnsi="Cambria Math"/>
                            </w:rPr>
                            <m:t>2</m:t>
                          </m:r>
                        </m:den>
                      </m:f>
                    </m:e>
                  </m:d>
                </m:e>
              </m:d>
            </m:e>
          </m:d>
          <m:d>
            <m:dPr>
              <m:ctrlPr>
                <w:ins w:id="257" w:author="restingcloud J" w:date="2022-05-23T10:42:00Z">
                  <w:rPr>
                    <w:rFonts w:ascii="Cambria Math" w:hAnsi="Cambria Math"/>
                    <w:i/>
                  </w:rPr>
                </w:ins>
              </m:ctrlPr>
            </m:dPr>
            <m:e>
              <m:r>
                <m:rPr>
                  <m:sty m:val="p"/>
                </m:rPr>
                <w:rPr>
                  <w:rFonts w:ascii="Cambria Math" w:hAnsi="Cambria Math"/>
                </w:rPr>
                <m:t>sin</m:t>
              </m:r>
              <m:r>
                <w:rPr>
                  <w:rFonts w:ascii="Cambria Math" w:hAnsi="Cambria Math"/>
                </w:rPr>
                <m:t>θ</m:t>
              </m:r>
              <m:d>
                <m:dPr>
                  <m:begChr m:val=""/>
                  <m:endChr m:val="⟩"/>
                  <m:ctrlPr>
                    <w:ins w:id="258" w:author="restingcloud J" w:date="2022-05-23T10:42:00Z">
                      <w:rPr>
                        <w:rFonts w:ascii="Cambria Math" w:hAnsi="Cambria Math"/>
                      </w:rPr>
                    </w:ins>
                  </m:ctrlPr>
                </m:dPr>
                <m:e>
                  <m:d>
                    <m:dPr>
                      <m:begChr m:val="|"/>
                      <m:endChr m:val=""/>
                      <m:ctrlPr>
                        <w:ins w:id="259" w:author="restingcloud J" w:date="2022-05-23T10:42:00Z">
                          <w:rPr>
                            <w:rFonts w:ascii="Cambria Math" w:hAnsi="Cambria Math"/>
                            <w:i/>
                          </w:rPr>
                        </w:ins>
                      </m:ctrlPr>
                    </m:dPr>
                    <m:e>
                      <m:sSub>
                        <m:sSubPr>
                          <m:ctrlPr>
                            <w:ins w:id="260" w:author="restingcloud J" w:date="2022-05-23T10:42:00Z">
                              <w:rPr>
                                <w:rFonts w:ascii="Cambria Math" w:hAnsi="Cambria Math"/>
                                <w:i/>
                              </w:rPr>
                            </w:ins>
                          </m:ctrlPr>
                        </m:sSubPr>
                        <m:e>
                          <m:r>
                            <w:rPr>
                              <w:rFonts w:ascii="Cambria Math" w:hAnsi="Cambria Math"/>
                            </w:rPr>
                            <m:t>θ</m:t>
                          </m:r>
                        </m:e>
                        <m:sub>
                          <m:r>
                            <w:rPr>
                              <w:rFonts w:ascii="Cambria Math" w:hAnsi="Cambria Math"/>
                            </w:rPr>
                            <m:t>2</m:t>
                          </m:r>
                        </m:sub>
                      </m:sSub>
                    </m:e>
                  </m:d>
                </m:e>
              </m:d>
              <m:r>
                <w:rPr>
                  <w:rFonts w:ascii="Cambria Math" w:hAnsi="Cambria Math"/>
                </w:rPr>
                <m:t>+</m:t>
              </m:r>
              <m:func>
                <m:funcPr>
                  <m:ctrlPr>
                    <w:ins w:id="261" w:author="restingcloud J" w:date="2022-05-23T10:42:00Z">
                      <w:rPr>
                        <w:rFonts w:ascii="Cambria Math" w:hAnsi="Cambria Math"/>
                        <w:i/>
                      </w:rPr>
                    </w:ins>
                  </m:ctrlPr>
                </m:funcPr>
                <m:fName>
                  <m:r>
                    <m:rPr>
                      <m:sty m:val="p"/>
                    </m:rPr>
                    <w:rPr>
                      <w:rFonts w:ascii="Cambria Math" w:hAnsi="Cambria Math"/>
                    </w:rPr>
                    <m:t>cos</m:t>
                  </m:r>
                </m:fName>
                <m:e>
                  <m:r>
                    <w:rPr>
                      <w:rFonts w:ascii="Cambria Math" w:hAnsi="Cambria Math"/>
                    </w:rPr>
                    <m:t>θ</m:t>
                  </m:r>
                </m:e>
              </m:func>
              <m:d>
                <m:dPr>
                  <m:begChr m:val=""/>
                  <m:endChr m:val="⟩"/>
                  <m:ctrlPr>
                    <w:ins w:id="262" w:author="restingcloud J" w:date="2022-05-23T10:42:00Z">
                      <w:rPr>
                        <w:rFonts w:ascii="Cambria Math" w:hAnsi="Cambria Math"/>
                        <w:i/>
                      </w:rPr>
                    </w:ins>
                  </m:ctrlPr>
                </m:dPr>
                <m:e>
                  <m:d>
                    <m:dPr>
                      <m:begChr m:val="|"/>
                      <m:endChr m:val=""/>
                      <m:ctrlPr>
                        <w:ins w:id="263" w:author="restingcloud J" w:date="2022-05-23T10:42:00Z">
                          <w:rPr>
                            <w:rFonts w:ascii="Cambria Math" w:hAnsi="Cambria Math"/>
                            <w:i/>
                          </w:rPr>
                        </w:ins>
                      </m:ctrlPr>
                    </m:dPr>
                    <m:e>
                      <m:sSub>
                        <m:sSubPr>
                          <m:ctrlPr>
                            <w:ins w:id="264" w:author="restingcloud J" w:date="2022-05-23T10:42:00Z">
                              <w:rPr>
                                <w:rFonts w:ascii="Cambria Math" w:hAnsi="Cambria Math"/>
                                <w:i/>
                              </w:rPr>
                            </w:ins>
                          </m:ctrlPr>
                        </m:sSubPr>
                        <m:e>
                          <m:r>
                            <w:rPr>
                              <w:rFonts w:ascii="Cambria Math" w:hAnsi="Cambria Math"/>
                            </w:rPr>
                            <m:t>θ</m:t>
                          </m:r>
                        </m:e>
                        <m:sub>
                          <m:r>
                            <w:rPr>
                              <w:rFonts w:ascii="Cambria Math" w:hAnsi="Cambria Math"/>
                            </w:rPr>
                            <m:t>2</m:t>
                          </m:r>
                        </m:sub>
                      </m:sSub>
                      <m:r>
                        <w:rPr>
                          <w:rFonts w:ascii="Cambria Math" w:hAnsi="Cambria Math"/>
                        </w:rPr>
                        <m:t>+</m:t>
                      </m:r>
                      <m:f>
                        <m:fPr>
                          <m:ctrlPr>
                            <w:ins w:id="265" w:author="restingcloud J" w:date="2022-05-23T10:42:00Z">
                              <w:rPr>
                                <w:rFonts w:ascii="Cambria Math" w:hAnsi="Cambria Math"/>
                                <w:i/>
                              </w:rPr>
                            </w:ins>
                          </m:ctrlPr>
                        </m:fPr>
                        <m:num>
                          <m:r>
                            <w:rPr>
                              <w:rFonts w:ascii="Cambria Math" w:hAnsi="Cambria Math"/>
                            </w:rPr>
                            <m:t>π</m:t>
                          </m:r>
                        </m:num>
                        <m:den>
                          <m:r>
                            <w:rPr>
                              <w:rFonts w:ascii="Cambria Math" w:hAnsi="Cambria Math"/>
                            </w:rPr>
                            <m:t>2</m:t>
                          </m:r>
                        </m:den>
                      </m:f>
                    </m:e>
                  </m:d>
                </m:e>
              </m:d>
            </m:e>
          </m:d>
          <m:r>
            <w:rPr>
              <w:rFonts w:ascii="Cambria Math" w:hAnsi="Cambria Math"/>
            </w:rPr>
            <m:t>=</m:t>
          </m:r>
          <m:f>
            <m:fPr>
              <m:ctrlPr>
                <w:ins w:id="266" w:author="restingcloud J" w:date="2022-05-23T10:42:00Z">
                  <w:rPr>
                    <w:rFonts w:ascii="Cambria Math" w:hAnsi="Cambria Math"/>
                  </w:rPr>
                </w:ins>
              </m:ctrlPr>
            </m:fPr>
            <m:num>
              <m:r>
                <w:rPr>
                  <w:rFonts w:ascii="Cambria Math" w:hAnsi="Cambria Math"/>
                </w:rPr>
                <m:t>1</m:t>
              </m:r>
            </m:num>
            <m:den>
              <m:rad>
                <m:radPr>
                  <m:degHide m:val="1"/>
                  <m:ctrlPr>
                    <w:ins w:id="267" w:author="restingcloud J" w:date="2022-05-23T10:42:00Z">
                      <w:rPr>
                        <w:rFonts w:ascii="Cambria Math" w:hAnsi="Cambria Math"/>
                        <w:i/>
                      </w:rPr>
                    </w:ins>
                  </m:ctrlPr>
                </m:radPr>
                <m:deg/>
                <m:e>
                  <m:r>
                    <w:rPr>
                      <w:rFonts w:ascii="Cambria Math" w:hAnsi="Cambria Math"/>
                    </w:rPr>
                    <m:t>2</m:t>
                  </m:r>
                </m:e>
              </m:rad>
            </m:den>
          </m:f>
          <m:r>
            <m:rPr>
              <m:sty m:val="p"/>
            </m:rPr>
            <w:rPr>
              <w:rFonts w:ascii="Cambria Math" w:hAnsi="Cambria Math"/>
            </w:rPr>
            <m:t>cos</m:t>
          </m:r>
          <m:r>
            <w:rPr>
              <w:rFonts w:ascii="Cambria Math" w:hAnsi="Cambria Math"/>
            </w:rPr>
            <m:t>θ</m:t>
          </m:r>
          <m:r>
            <m:rPr>
              <m:sty m:val="p"/>
            </m:rPr>
            <w:rPr>
              <w:rFonts w:ascii="Cambria Math" w:hAnsi="Cambria Math"/>
            </w:rPr>
            <m:t>cos</m:t>
          </m:r>
          <m:r>
            <w:rPr>
              <w:rFonts w:ascii="Cambria Math" w:hAnsi="Cambria Math"/>
            </w:rPr>
            <m:t>θ</m:t>
          </m:r>
          <m:d>
            <m:dPr>
              <m:begChr m:val=""/>
              <m:endChr m:val="⟩"/>
              <m:ctrlPr>
                <w:ins w:id="268" w:author="restingcloud J" w:date="2022-05-23T10:42:00Z">
                  <w:rPr>
                    <w:rFonts w:ascii="Cambria Math" w:hAnsi="Cambria Math"/>
                  </w:rPr>
                </w:ins>
              </m:ctrlPr>
            </m:dPr>
            <m:e>
              <m:d>
                <m:dPr>
                  <m:begChr m:val="|"/>
                  <m:endChr m:val=""/>
                  <m:ctrlPr>
                    <w:ins w:id="269" w:author="restingcloud J" w:date="2022-05-23T10:42:00Z">
                      <w:rPr>
                        <w:rFonts w:ascii="Cambria Math" w:hAnsi="Cambria Math"/>
                        <w:i/>
                      </w:rPr>
                    </w:ins>
                  </m:ctrlPr>
                </m:dPr>
                <m:e>
                  <m:sSub>
                    <m:sSubPr>
                      <m:ctrlPr>
                        <w:ins w:id="270" w:author="restingcloud J" w:date="2022-05-23T10:42:00Z">
                          <w:rPr>
                            <w:rFonts w:ascii="Cambria Math" w:hAnsi="Cambria Math"/>
                            <w:i/>
                          </w:rPr>
                        </w:ins>
                      </m:ctrlPr>
                    </m:sSubPr>
                    <m:e>
                      <m:r>
                        <w:rPr>
                          <w:rFonts w:ascii="Cambria Math" w:hAnsi="Cambria Math"/>
                        </w:rPr>
                        <m:t>θ</m:t>
                      </m:r>
                    </m:e>
                    <m:sub>
                      <m:r>
                        <w:rPr>
                          <w:rFonts w:ascii="Cambria Math" w:hAnsi="Cambria Math"/>
                        </w:rPr>
                        <m:t>1</m:t>
                      </m:r>
                    </m:sub>
                  </m:sSub>
                  <m:r>
                    <w:rPr>
                      <w:rFonts w:ascii="Cambria Math" w:hAnsi="Cambria Math"/>
                    </w:rPr>
                    <m:t>,</m:t>
                  </m:r>
                  <m:sSub>
                    <m:sSubPr>
                      <m:ctrlPr>
                        <w:ins w:id="271" w:author="restingcloud J" w:date="2022-05-23T10:42:00Z">
                          <w:rPr>
                            <w:rFonts w:ascii="Cambria Math" w:hAnsi="Cambria Math"/>
                            <w:i/>
                          </w:rPr>
                        </w:ins>
                      </m:ctrlPr>
                    </m:sSubPr>
                    <m:e>
                      <m:r>
                        <w:rPr>
                          <w:rFonts w:ascii="Cambria Math" w:hAnsi="Cambria Math"/>
                        </w:rPr>
                        <m:t>θ</m:t>
                      </m:r>
                    </m:e>
                    <m:sub>
                      <m:r>
                        <w:rPr>
                          <w:rFonts w:ascii="Cambria Math" w:hAnsi="Cambria Math"/>
                        </w:rPr>
                        <m:t>2</m:t>
                      </m:r>
                    </m:sub>
                  </m:sSub>
                </m:e>
              </m:d>
            </m:e>
          </m:d>
          <m:r>
            <w:rPr>
              <w:rFonts w:ascii="Cambria Math" w:hAnsi="Cambria Math"/>
              <w:strike/>
            </w:rPr>
            <m:t>-</m:t>
          </m:r>
          <m:f>
            <m:fPr>
              <m:ctrlPr>
                <w:ins w:id="272" w:author="restingcloud J" w:date="2022-05-23T10:42:00Z">
                  <w:rPr>
                    <w:rFonts w:ascii="Cambria Math" w:hAnsi="Cambria Math"/>
                    <w:strike/>
                  </w:rPr>
                </w:ins>
              </m:ctrlPr>
            </m:fPr>
            <m:num>
              <m:r>
                <w:rPr>
                  <w:rFonts w:ascii="Cambria Math" w:hAnsi="Cambria Math"/>
                  <w:strike/>
                </w:rPr>
                <m:t>1</m:t>
              </m:r>
            </m:num>
            <m:den>
              <m:rad>
                <m:radPr>
                  <m:degHide m:val="1"/>
                  <m:ctrlPr>
                    <w:ins w:id="273" w:author="restingcloud J" w:date="2022-05-23T10:42:00Z">
                      <w:rPr>
                        <w:rFonts w:ascii="Cambria Math" w:hAnsi="Cambria Math"/>
                        <w:i/>
                        <w:strike/>
                      </w:rPr>
                    </w:ins>
                  </m:ctrlPr>
                </m:radPr>
                <m:deg/>
                <m:e>
                  <m:r>
                    <w:rPr>
                      <w:rFonts w:ascii="Cambria Math" w:hAnsi="Cambria Math"/>
                      <w:strike/>
                    </w:rPr>
                    <m:t>2</m:t>
                  </m:r>
                </m:e>
              </m:rad>
            </m:den>
          </m:f>
          <m:r>
            <m:rPr>
              <m:sty m:val="p"/>
            </m:rPr>
            <w:rPr>
              <w:rFonts w:ascii="Cambria Math" w:hAnsi="Cambria Math"/>
              <w:strike/>
            </w:rPr>
            <m:t>cos</m:t>
          </m:r>
          <m:r>
            <w:rPr>
              <w:rFonts w:ascii="Cambria Math" w:hAnsi="Cambria Math"/>
              <w:strike/>
            </w:rPr>
            <m:t>θ</m:t>
          </m:r>
          <m:func>
            <m:funcPr>
              <m:ctrlPr>
                <w:ins w:id="274" w:author="restingcloud J" w:date="2022-05-23T10:42:00Z">
                  <w:rPr>
                    <w:rFonts w:ascii="Cambria Math" w:hAnsi="Cambria Math"/>
                    <w:i/>
                    <w:strike/>
                  </w:rPr>
                </w:ins>
              </m:ctrlPr>
            </m:funcPr>
            <m:fName>
              <m:r>
                <m:rPr>
                  <m:sty m:val="p"/>
                </m:rPr>
                <w:rPr>
                  <w:rFonts w:ascii="Cambria Math" w:hAnsi="Cambria Math"/>
                  <w:strike/>
                </w:rPr>
                <m:t>sin</m:t>
              </m:r>
            </m:fName>
            <m:e>
              <m:r>
                <w:rPr>
                  <w:rFonts w:ascii="Cambria Math" w:hAnsi="Cambria Math"/>
                  <w:strike/>
                </w:rPr>
                <m:t>θ</m:t>
              </m:r>
            </m:e>
          </m:func>
          <m:d>
            <m:dPr>
              <m:begChr m:val=""/>
              <m:endChr m:val="⟩"/>
              <m:ctrlPr>
                <w:ins w:id="275" w:author="restingcloud J" w:date="2022-05-23T10:42:00Z">
                  <w:rPr>
                    <w:rFonts w:ascii="Cambria Math" w:hAnsi="Cambria Math"/>
                    <w:i/>
                    <w:strike/>
                  </w:rPr>
                </w:ins>
              </m:ctrlPr>
            </m:dPr>
            <m:e>
              <m:d>
                <m:dPr>
                  <m:begChr m:val="|"/>
                  <m:endChr m:val=""/>
                  <m:ctrlPr>
                    <w:ins w:id="276" w:author="restingcloud J" w:date="2022-05-23T10:42:00Z">
                      <w:rPr>
                        <w:rFonts w:ascii="Cambria Math" w:hAnsi="Cambria Math"/>
                        <w:i/>
                        <w:strike/>
                      </w:rPr>
                    </w:ins>
                  </m:ctrlPr>
                </m:dPr>
                <m:e>
                  <m:sSub>
                    <m:sSubPr>
                      <m:ctrlPr>
                        <w:ins w:id="277" w:author="restingcloud J" w:date="2022-05-23T10:42:00Z">
                          <w:rPr>
                            <w:rFonts w:ascii="Cambria Math" w:hAnsi="Cambria Math"/>
                            <w:i/>
                            <w:strike/>
                          </w:rPr>
                        </w:ins>
                      </m:ctrlPr>
                    </m:sSubPr>
                    <m:e>
                      <m:r>
                        <w:rPr>
                          <w:rFonts w:ascii="Cambria Math" w:hAnsi="Cambria Math"/>
                          <w:strike/>
                        </w:rPr>
                        <m:t>θ</m:t>
                      </m:r>
                    </m:e>
                    <m:sub>
                      <m:r>
                        <w:rPr>
                          <w:rFonts w:ascii="Cambria Math" w:hAnsi="Cambria Math"/>
                          <w:strike/>
                        </w:rPr>
                        <m:t>1</m:t>
                      </m:r>
                    </m:sub>
                  </m:sSub>
                  <m:r>
                    <w:rPr>
                      <w:rFonts w:ascii="Cambria Math" w:hAnsi="Cambria Math"/>
                      <w:strike/>
                    </w:rPr>
                    <m:t>,</m:t>
                  </m:r>
                  <m:sSub>
                    <m:sSubPr>
                      <m:ctrlPr>
                        <w:ins w:id="278" w:author="restingcloud J" w:date="2022-05-23T10:42:00Z">
                          <w:rPr>
                            <w:rFonts w:ascii="Cambria Math" w:hAnsi="Cambria Math"/>
                            <w:i/>
                            <w:strike/>
                          </w:rPr>
                        </w:ins>
                      </m:ctrlPr>
                    </m:sSubPr>
                    <m:e>
                      <m:r>
                        <w:rPr>
                          <w:rFonts w:ascii="Cambria Math" w:hAnsi="Cambria Math"/>
                          <w:strike/>
                        </w:rPr>
                        <m:t>θ</m:t>
                      </m:r>
                    </m:e>
                    <m:sub>
                      <m:r>
                        <w:rPr>
                          <w:rFonts w:ascii="Cambria Math" w:hAnsi="Cambria Math"/>
                          <w:strike/>
                        </w:rPr>
                        <m:t>2</m:t>
                      </m:r>
                    </m:sub>
                  </m:sSub>
                  <m:r>
                    <w:rPr>
                      <w:rFonts w:ascii="Cambria Math" w:hAnsi="Cambria Math"/>
                      <w:strike/>
                    </w:rPr>
                    <m:t>+</m:t>
                  </m:r>
                  <m:f>
                    <m:fPr>
                      <m:ctrlPr>
                        <w:ins w:id="279" w:author="restingcloud J" w:date="2022-05-23T10:42:00Z">
                          <w:rPr>
                            <w:rFonts w:ascii="Cambria Math" w:hAnsi="Cambria Math"/>
                            <w:i/>
                            <w:strike/>
                          </w:rPr>
                        </w:ins>
                      </m:ctrlPr>
                    </m:fPr>
                    <m:num>
                      <m:r>
                        <w:rPr>
                          <w:rFonts w:ascii="Cambria Math" w:hAnsi="Cambria Math"/>
                          <w:strike/>
                        </w:rPr>
                        <m:t>π</m:t>
                      </m:r>
                    </m:num>
                    <m:den>
                      <m:r>
                        <w:rPr>
                          <w:rFonts w:ascii="Cambria Math" w:hAnsi="Cambria Math"/>
                          <w:strike/>
                        </w:rPr>
                        <m:t>2</m:t>
                      </m:r>
                    </m:den>
                  </m:f>
                </m:e>
              </m:d>
            </m:e>
          </m:d>
          <m:r>
            <w:rPr>
              <w:rFonts w:ascii="Cambria Math" w:hAnsi="Cambria Math"/>
              <w:strike/>
            </w:rPr>
            <m:t>-</m:t>
          </m:r>
          <m:f>
            <m:fPr>
              <m:ctrlPr>
                <w:ins w:id="280" w:author="restingcloud J" w:date="2022-05-23T10:42:00Z">
                  <w:rPr>
                    <w:rFonts w:ascii="Cambria Math" w:hAnsi="Cambria Math"/>
                    <w:strike/>
                  </w:rPr>
                </w:ins>
              </m:ctrlPr>
            </m:fPr>
            <m:num>
              <m:r>
                <w:rPr>
                  <w:rFonts w:ascii="Cambria Math" w:hAnsi="Cambria Math"/>
                  <w:strike/>
                </w:rPr>
                <m:t>1</m:t>
              </m:r>
            </m:num>
            <m:den>
              <m:rad>
                <m:radPr>
                  <m:degHide m:val="1"/>
                  <m:ctrlPr>
                    <w:ins w:id="281" w:author="restingcloud J" w:date="2022-05-23T10:42:00Z">
                      <w:rPr>
                        <w:rFonts w:ascii="Cambria Math" w:hAnsi="Cambria Math"/>
                        <w:i/>
                        <w:strike/>
                      </w:rPr>
                    </w:ins>
                  </m:ctrlPr>
                </m:radPr>
                <m:deg/>
                <m:e>
                  <m:r>
                    <w:rPr>
                      <w:rFonts w:ascii="Cambria Math" w:hAnsi="Cambria Math"/>
                      <w:strike/>
                    </w:rPr>
                    <m:t>2</m:t>
                  </m:r>
                </m:e>
              </m:rad>
            </m:den>
          </m:f>
          <m:r>
            <m:rPr>
              <m:sty m:val="p"/>
            </m:rPr>
            <w:rPr>
              <w:rFonts w:ascii="Cambria Math" w:hAnsi="Cambria Math" w:hint="eastAsia"/>
              <w:strike/>
            </w:rPr>
            <m:t>sin</m:t>
          </m:r>
          <m:r>
            <w:rPr>
              <w:rFonts w:ascii="Cambria Math" w:hAnsi="Cambria Math"/>
              <w:strike/>
            </w:rPr>
            <m:t>θ</m:t>
          </m:r>
          <m:func>
            <m:funcPr>
              <m:ctrlPr>
                <w:ins w:id="282" w:author="restingcloud J" w:date="2022-05-23T10:42:00Z">
                  <w:rPr>
                    <w:rFonts w:ascii="Cambria Math" w:hAnsi="Cambria Math"/>
                    <w:i/>
                    <w:strike/>
                  </w:rPr>
                </w:ins>
              </m:ctrlPr>
            </m:funcPr>
            <m:fName>
              <m:r>
                <m:rPr>
                  <m:sty m:val="p"/>
                </m:rPr>
                <w:rPr>
                  <w:rFonts w:ascii="Cambria Math" w:hAnsi="Cambria Math" w:hint="eastAsia"/>
                  <w:strike/>
                </w:rPr>
                <m:t>cos</m:t>
              </m:r>
            </m:fName>
            <m:e>
              <m:r>
                <w:rPr>
                  <w:rFonts w:ascii="Cambria Math" w:hAnsi="Cambria Math"/>
                  <w:strike/>
                </w:rPr>
                <m:t>θ</m:t>
              </m:r>
            </m:e>
          </m:func>
          <m:d>
            <m:dPr>
              <m:begChr m:val=""/>
              <m:endChr m:val="⟩"/>
              <m:ctrlPr>
                <w:ins w:id="283" w:author="restingcloud J" w:date="2022-05-23T10:42:00Z">
                  <w:rPr>
                    <w:rFonts w:ascii="Cambria Math" w:hAnsi="Cambria Math"/>
                    <w:i/>
                    <w:strike/>
                  </w:rPr>
                </w:ins>
              </m:ctrlPr>
            </m:dPr>
            <m:e>
              <m:d>
                <m:dPr>
                  <m:begChr m:val="|"/>
                  <m:endChr m:val=""/>
                  <m:ctrlPr>
                    <w:ins w:id="284" w:author="restingcloud J" w:date="2022-05-23T10:42:00Z">
                      <w:rPr>
                        <w:rFonts w:ascii="Cambria Math" w:hAnsi="Cambria Math"/>
                        <w:i/>
                        <w:strike/>
                      </w:rPr>
                    </w:ins>
                  </m:ctrlPr>
                </m:dPr>
                <m:e>
                  <m:sSub>
                    <m:sSubPr>
                      <m:ctrlPr>
                        <w:ins w:id="285" w:author="restingcloud J" w:date="2022-05-23T10:42:00Z">
                          <w:rPr>
                            <w:rFonts w:ascii="Cambria Math" w:hAnsi="Cambria Math"/>
                            <w:i/>
                            <w:strike/>
                          </w:rPr>
                        </w:ins>
                      </m:ctrlPr>
                    </m:sSubPr>
                    <m:e>
                      <m:r>
                        <w:rPr>
                          <w:rFonts w:ascii="Cambria Math" w:hAnsi="Cambria Math"/>
                          <w:strike/>
                        </w:rPr>
                        <m:t>θ</m:t>
                      </m:r>
                    </m:e>
                    <m:sub>
                      <m:r>
                        <w:rPr>
                          <w:rFonts w:ascii="Cambria Math" w:hAnsi="Cambria Math"/>
                          <w:strike/>
                        </w:rPr>
                        <m:t>1</m:t>
                      </m:r>
                    </m:sub>
                  </m:sSub>
                  <m:r>
                    <w:rPr>
                      <w:rFonts w:ascii="Cambria Math" w:hAnsi="Cambria Math"/>
                      <w:strike/>
                    </w:rPr>
                    <m:t>+</m:t>
                  </m:r>
                  <m:f>
                    <m:fPr>
                      <m:ctrlPr>
                        <w:ins w:id="286" w:author="restingcloud J" w:date="2022-05-23T10:42:00Z">
                          <w:rPr>
                            <w:rFonts w:ascii="Cambria Math" w:hAnsi="Cambria Math"/>
                            <w:i/>
                            <w:strike/>
                          </w:rPr>
                        </w:ins>
                      </m:ctrlPr>
                    </m:fPr>
                    <m:num>
                      <m:r>
                        <w:rPr>
                          <w:rFonts w:ascii="Cambria Math" w:hAnsi="Cambria Math"/>
                          <w:strike/>
                        </w:rPr>
                        <m:t>π</m:t>
                      </m:r>
                    </m:num>
                    <m:den>
                      <m:r>
                        <w:rPr>
                          <w:rFonts w:ascii="Cambria Math" w:hAnsi="Cambria Math"/>
                          <w:strike/>
                        </w:rPr>
                        <m:t>2</m:t>
                      </m:r>
                    </m:den>
                  </m:f>
                  <m:r>
                    <w:rPr>
                      <w:rFonts w:ascii="Cambria Math" w:hAnsi="Cambria Math"/>
                      <w:strike/>
                    </w:rPr>
                    <m:t>,</m:t>
                  </m:r>
                  <m:sSub>
                    <m:sSubPr>
                      <m:ctrlPr>
                        <w:ins w:id="287" w:author="restingcloud J" w:date="2022-05-23T10:42:00Z">
                          <w:rPr>
                            <w:rFonts w:ascii="Cambria Math" w:hAnsi="Cambria Math"/>
                            <w:i/>
                            <w:strike/>
                          </w:rPr>
                        </w:ins>
                      </m:ctrlPr>
                    </m:sSubPr>
                    <m:e>
                      <m:r>
                        <w:rPr>
                          <w:rFonts w:ascii="Cambria Math" w:hAnsi="Cambria Math"/>
                          <w:strike/>
                        </w:rPr>
                        <m:t>θ</m:t>
                      </m:r>
                    </m:e>
                    <m:sub>
                      <m:r>
                        <w:rPr>
                          <w:rFonts w:ascii="Cambria Math" w:hAnsi="Cambria Math"/>
                          <w:strike/>
                        </w:rPr>
                        <m:t>2</m:t>
                      </m:r>
                    </m:sub>
                  </m:sSub>
                </m:e>
              </m:d>
            </m:e>
          </m:d>
          <m:r>
            <w:rPr>
              <w:rFonts w:ascii="Cambria Math" w:hAnsi="Cambria Math"/>
            </w:rPr>
            <m:t>+</m:t>
          </m:r>
          <m:f>
            <m:fPr>
              <m:ctrlPr>
                <w:ins w:id="288" w:author="restingcloud J" w:date="2022-05-23T10:42:00Z">
                  <w:rPr>
                    <w:rFonts w:ascii="Cambria Math" w:hAnsi="Cambria Math"/>
                  </w:rPr>
                </w:ins>
              </m:ctrlPr>
            </m:fPr>
            <m:num>
              <m:r>
                <w:rPr>
                  <w:rFonts w:ascii="Cambria Math" w:hAnsi="Cambria Math"/>
                </w:rPr>
                <m:t>1</m:t>
              </m:r>
            </m:num>
            <m:den>
              <m:rad>
                <m:radPr>
                  <m:degHide m:val="1"/>
                  <m:ctrlPr>
                    <w:ins w:id="289" w:author="restingcloud J" w:date="2022-05-23T10:42:00Z">
                      <w:rPr>
                        <w:rFonts w:ascii="Cambria Math" w:hAnsi="Cambria Math"/>
                        <w:i/>
                      </w:rPr>
                    </w:ins>
                  </m:ctrlPr>
                </m:radPr>
                <m:deg/>
                <m:e>
                  <m:r>
                    <w:rPr>
                      <w:rFonts w:ascii="Cambria Math" w:hAnsi="Cambria Math"/>
                    </w:rPr>
                    <m:t>2</m:t>
                  </m:r>
                </m:e>
              </m:rad>
            </m:den>
          </m:f>
          <m:r>
            <m:rPr>
              <m:sty m:val="p"/>
            </m:rPr>
            <w:rPr>
              <w:rFonts w:ascii="Cambria Math" w:hAnsi="Cambria Math" w:hint="eastAsia"/>
            </w:rPr>
            <m:t>sin</m:t>
          </m:r>
          <m:r>
            <w:rPr>
              <w:rFonts w:ascii="Cambria Math" w:hAnsi="Cambria Math"/>
            </w:rPr>
            <m:t>θ</m:t>
          </m:r>
          <m:r>
            <m:rPr>
              <m:sty m:val="p"/>
            </m:rPr>
            <w:rPr>
              <w:rFonts w:ascii="Cambria Math" w:hAnsi="Cambria Math" w:hint="eastAsia"/>
            </w:rPr>
            <m:t>sin</m:t>
          </m:r>
          <m:r>
            <w:rPr>
              <w:rFonts w:ascii="Cambria Math" w:hAnsi="Cambria Math"/>
            </w:rPr>
            <m:t>θ</m:t>
          </m:r>
          <m:d>
            <m:dPr>
              <m:begChr m:val=""/>
              <m:endChr m:val="⟩"/>
              <m:ctrlPr>
                <w:ins w:id="290" w:author="restingcloud J" w:date="2022-05-23T10:42:00Z">
                  <w:rPr>
                    <w:rFonts w:ascii="Cambria Math" w:hAnsi="Cambria Math"/>
                    <w:i/>
                  </w:rPr>
                </w:ins>
              </m:ctrlPr>
            </m:dPr>
            <m:e>
              <m:d>
                <m:dPr>
                  <m:begChr m:val="|"/>
                  <m:endChr m:val=""/>
                  <m:ctrlPr>
                    <w:ins w:id="291" w:author="restingcloud J" w:date="2022-05-23T10:42:00Z">
                      <w:rPr>
                        <w:rFonts w:ascii="Cambria Math" w:hAnsi="Cambria Math"/>
                        <w:i/>
                      </w:rPr>
                    </w:ins>
                  </m:ctrlPr>
                </m:dPr>
                <m:e>
                  <m:sSub>
                    <m:sSubPr>
                      <m:ctrlPr>
                        <w:ins w:id="292" w:author="restingcloud J" w:date="2022-05-23T10:42:00Z">
                          <w:rPr>
                            <w:rFonts w:ascii="Cambria Math" w:hAnsi="Cambria Math"/>
                            <w:i/>
                          </w:rPr>
                        </w:ins>
                      </m:ctrlPr>
                    </m:sSubPr>
                    <m:e>
                      <m:r>
                        <w:rPr>
                          <w:rFonts w:ascii="Cambria Math" w:hAnsi="Cambria Math"/>
                        </w:rPr>
                        <m:t>θ</m:t>
                      </m:r>
                    </m:e>
                    <m:sub>
                      <m:r>
                        <w:rPr>
                          <w:rFonts w:ascii="Cambria Math" w:hAnsi="Cambria Math"/>
                        </w:rPr>
                        <m:t>1</m:t>
                      </m:r>
                    </m:sub>
                  </m:sSub>
                  <m:r>
                    <w:rPr>
                      <w:rFonts w:ascii="Cambria Math" w:hAnsi="Cambria Math"/>
                    </w:rPr>
                    <m:t>+</m:t>
                  </m:r>
                  <m:f>
                    <m:fPr>
                      <m:ctrlPr>
                        <w:ins w:id="293" w:author="restingcloud J" w:date="2022-05-23T10:42:00Z">
                          <w:rPr>
                            <w:rFonts w:ascii="Cambria Math" w:hAnsi="Cambria Math"/>
                            <w:i/>
                          </w:rPr>
                        </w:ins>
                      </m:ctrlPr>
                    </m:fPr>
                    <m:num>
                      <m:r>
                        <w:rPr>
                          <w:rFonts w:ascii="Cambria Math" w:hAnsi="Cambria Math"/>
                        </w:rPr>
                        <m:t>π</m:t>
                      </m:r>
                    </m:num>
                    <m:den>
                      <m:r>
                        <w:rPr>
                          <w:rFonts w:ascii="Cambria Math" w:hAnsi="Cambria Math"/>
                        </w:rPr>
                        <m:t>2</m:t>
                      </m:r>
                    </m:den>
                  </m:f>
                  <m:r>
                    <w:rPr>
                      <w:rFonts w:ascii="Cambria Math" w:hAnsi="Cambria Math"/>
                    </w:rPr>
                    <m:t>,</m:t>
                  </m:r>
                  <m:sSub>
                    <m:sSubPr>
                      <m:ctrlPr>
                        <w:ins w:id="294" w:author="restingcloud J" w:date="2022-05-23T10:42:00Z">
                          <w:rPr>
                            <w:rFonts w:ascii="Cambria Math" w:hAnsi="Cambria Math"/>
                            <w:i/>
                          </w:rPr>
                        </w:ins>
                      </m:ctrlPr>
                    </m:sSubPr>
                    <m:e>
                      <m:r>
                        <w:rPr>
                          <w:rFonts w:ascii="Cambria Math" w:hAnsi="Cambria Math"/>
                        </w:rPr>
                        <m:t>θ</m:t>
                      </m:r>
                    </m:e>
                    <m:sub>
                      <m:r>
                        <w:rPr>
                          <w:rFonts w:ascii="Cambria Math" w:hAnsi="Cambria Math"/>
                        </w:rPr>
                        <m:t>2</m:t>
                      </m:r>
                    </m:sub>
                  </m:sSub>
                  <m:r>
                    <w:rPr>
                      <w:rFonts w:ascii="Cambria Math" w:hAnsi="Cambria Math"/>
                    </w:rPr>
                    <m:t>+</m:t>
                  </m:r>
                  <m:f>
                    <m:fPr>
                      <m:ctrlPr>
                        <w:ins w:id="295" w:author="restingcloud J" w:date="2022-05-23T10:42:00Z">
                          <w:rPr>
                            <w:rFonts w:ascii="Cambria Math" w:hAnsi="Cambria Math"/>
                            <w:i/>
                          </w:rPr>
                        </w:ins>
                      </m:ctrlPr>
                    </m:fPr>
                    <m:num>
                      <m:r>
                        <w:rPr>
                          <w:rFonts w:ascii="Cambria Math" w:hAnsi="Cambria Math"/>
                        </w:rPr>
                        <m:t>π</m:t>
                      </m:r>
                    </m:num>
                    <m:den>
                      <m:r>
                        <w:rPr>
                          <w:rFonts w:ascii="Cambria Math" w:hAnsi="Cambria Math"/>
                        </w:rPr>
                        <m:t>2</m:t>
                      </m:r>
                    </m:den>
                  </m:f>
                </m:e>
              </m:d>
            </m:e>
          </m:d>
          <m:r>
            <w:rPr>
              <w:rFonts w:ascii="Cambria Math" w:hAnsi="Cambria Math"/>
            </w:rPr>
            <m:t>+</m:t>
          </m:r>
          <m:f>
            <m:fPr>
              <m:ctrlPr>
                <w:ins w:id="296" w:author="restingcloud J" w:date="2022-05-23T10:42:00Z">
                  <w:rPr>
                    <w:rFonts w:ascii="Cambria Math" w:hAnsi="Cambria Math"/>
                  </w:rPr>
                </w:ins>
              </m:ctrlPr>
            </m:fPr>
            <m:num>
              <m:r>
                <w:rPr>
                  <w:rFonts w:ascii="Cambria Math" w:hAnsi="Cambria Math"/>
                </w:rPr>
                <m:t>1</m:t>
              </m:r>
            </m:num>
            <m:den>
              <m:rad>
                <m:radPr>
                  <m:degHide m:val="1"/>
                  <m:ctrlPr>
                    <w:ins w:id="297" w:author="restingcloud J" w:date="2022-05-23T10:42:00Z">
                      <w:rPr>
                        <w:rFonts w:ascii="Cambria Math" w:hAnsi="Cambria Math"/>
                        <w:i/>
                      </w:rPr>
                    </w:ins>
                  </m:ctrlPr>
                </m:radPr>
                <m:deg/>
                <m:e>
                  <m:r>
                    <w:rPr>
                      <w:rFonts w:ascii="Cambria Math" w:hAnsi="Cambria Math"/>
                    </w:rPr>
                    <m:t>2</m:t>
                  </m:r>
                </m:e>
              </m:rad>
            </m:den>
          </m:f>
          <m:r>
            <m:rPr>
              <m:sty m:val="p"/>
            </m:rPr>
            <w:rPr>
              <w:rFonts w:ascii="Cambria Math" w:hAnsi="Cambria Math" w:hint="eastAsia"/>
            </w:rPr>
            <m:t>sin</m:t>
          </m:r>
          <m:r>
            <w:rPr>
              <w:rFonts w:ascii="Cambria Math" w:hAnsi="Cambria Math"/>
            </w:rPr>
            <m:t>θ</m:t>
          </m:r>
          <m:r>
            <m:rPr>
              <m:sty m:val="p"/>
            </m:rPr>
            <w:rPr>
              <w:rFonts w:ascii="Cambria Math" w:hAnsi="Cambria Math" w:hint="eastAsia"/>
            </w:rPr>
            <m:t>sin</m:t>
          </m:r>
          <m:r>
            <w:rPr>
              <w:rFonts w:ascii="Cambria Math" w:hAnsi="Cambria Math"/>
            </w:rPr>
            <m:t>θ</m:t>
          </m:r>
          <m:d>
            <m:dPr>
              <m:begChr m:val=""/>
              <m:endChr m:val="⟩"/>
              <m:ctrlPr>
                <w:ins w:id="298" w:author="restingcloud J" w:date="2022-05-23T10:42:00Z">
                  <w:rPr>
                    <w:rFonts w:ascii="Cambria Math" w:hAnsi="Cambria Math"/>
                  </w:rPr>
                </w:ins>
              </m:ctrlPr>
            </m:dPr>
            <m:e>
              <m:d>
                <m:dPr>
                  <m:begChr m:val="|"/>
                  <m:endChr m:val=""/>
                  <m:ctrlPr>
                    <w:ins w:id="299" w:author="restingcloud J" w:date="2022-05-23T10:42:00Z">
                      <w:rPr>
                        <w:rFonts w:ascii="Cambria Math" w:hAnsi="Cambria Math"/>
                        <w:i/>
                      </w:rPr>
                    </w:ins>
                  </m:ctrlPr>
                </m:dPr>
                <m:e>
                  <m:sSub>
                    <m:sSubPr>
                      <m:ctrlPr>
                        <w:ins w:id="300" w:author="restingcloud J" w:date="2022-05-23T10:42:00Z">
                          <w:rPr>
                            <w:rFonts w:ascii="Cambria Math" w:hAnsi="Cambria Math"/>
                            <w:i/>
                          </w:rPr>
                        </w:ins>
                      </m:ctrlPr>
                    </m:sSubPr>
                    <m:e>
                      <m:r>
                        <w:rPr>
                          <w:rFonts w:ascii="Cambria Math" w:hAnsi="Cambria Math"/>
                        </w:rPr>
                        <m:t>θ</m:t>
                      </m:r>
                    </m:e>
                    <m:sub>
                      <m:r>
                        <w:rPr>
                          <w:rFonts w:ascii="Cambria Math" w:hAnsi="Cambria Math"/>
                        </w:rPr>
                        <m:t>1</m:t>
                      </m:r>
                    </m:sub>
                  </m:sSub>
                  <m:r>
                    <w:rPr>
                      <w:rFonts w:ascii="Cambria Math" w:hAnsi="Cambria Math"/>
                    </w:rPr>
                    <m:t>,</m:t>
                  </m:r>
                  <m:sSub>
                    <m:sSubPr>
                      <m:ctrlPr>
                        <w:ins w:id="301" w:author="restingcloud J" w:date="2022-05-23T10:42:00Z">
                          <w:rPr>
                            <w:rFonts w:ascii="Cambria Math" w:hAnsi="Cambria Math"/>
                            <w:i/>
                          </w:rPr>
                        </w:ins>
                      </m:ctrlPr>
                    </m:sSubPr>
                    <m:e>
                      <m:r>
                        <w:rPr>
                          <w:rFonts w:ascii="Cambria Math" w:hAnsi="Cambria Math"/>
                        </w:rPr>
                        <m:t>θ</m:t>
                      </m:r>
                    </m:e>
                    <m:sub>
                      <m:r>
                        <w:rPr>
                          <w:rFonts w:ascii="Cambria Math" w:hAnsi="Cambria Math"/>
                        </w:rPr>
                        <m:t>2</m:t>
                      </m:r>
                    </m:sub>
                  </m:sSub>
                </m:e>
              </m:d>
            </m:e>
          </m:d>
          <m:r>
            <w:rPr>
              <w:rFonts w:ascii="Cambria Math" w:hAnsi="Cambria Math"/>
              <w:strike/>
            </w:rPr>
            <m:t>+</m:t>
          </m:r>
          <m:f>
            <m:fPr>
              <m:ctrlPr>
                <w:ins w:id="302" w:author="restingcloud J" w:date="2022-05-23T10:42:00Z">
                  <w:rPr>
                    <w:rFonts w:ascii="Cambria Math" w:hAnsi="Cambria Math"/>
                    <w:strike/>
                  </w:rPr>
                </w:ins>
              </m:ctrlPr>
            </m:fPr>
            <m:num>
              <m:r>
                <w:rPr>
                  <w:rFonts w:ascii="Cambria Math" w:hAnsi="Cambria Math"/>
                  <w:strike/>
                </w:rPr>
                <m:t>1</m:t>
              </m:r>
            </m:num>
            <m:den>
              <m:rad>
                <m:radPr>
                  <m:degHide m:val="1"/>
                  <m:ctrlPr>
                    <w:ins w:id="303" w:author="restingcloud J" w:date="2022-05-23T10:42:00Z">
                      <w:rPr>
                        <w:rFonts w:ascii="Cambria Math" w:hAnsi="Cambria Math"/>
                        <w:i/>
                        <w:strike/>
                      </w:rPr>
                    </w:ins>
                  </m:ctrlPr>
                </m:radPr>
                <m:deg/>
                <m:e>
                  <m:r>
                    <w:rPr>
                      <w:rFonts w:ascii="Cambria Math" w:hAnsi="Cambria Math"/>
                      <w:strike/>
                    </w:rPr>
                    <m:t>2</m:t>
                  </m:r>
                </m:e>
              </m:rad>
            </m:den>
          </m:f>
          <m:func>
            <m:funcPr>
              <m:ctrlPr>
                <w:ins w:id="304" w:author="restingcloud J" w:date="2022-05-23T10:42:00Z">
                  <w:rPr>
                    <w:rFonts w:ascii="Cambria Math" w:hAnsi="Cambria Math"/>
                    <w:i/>
                    <w:strike/>
                  </w:rPr>
                </w:ins>
              </m:ctrlPr>
            </m:funcPr>
            <m:fName>
              <m:r>
                <m:rPr>
                  <m:sty m:val="p"/>
                </m:rPr>
                <w:rPr>
                  <w:rFonts w:ascii="Cambria Math" w:hAnsi="Cambria Math"/>
                  <w:strike/>
                </w:rPr>
                <m:t>sin</m:t>
              </m:r>
            </m:fName>
            <m:e>
              <m:r>
                <w:rPr>
                  <w:rFonts w:ascii="Cambria Math" w:hAnsi="Cambria Math"/>
                  <w:strike/>
                </w:rPr>
                <m:t>θ</m:t>
              </m:r>
            </m:e>
          </m:func>
          <m:r>
            <m:rPr>
              <m:sty m:val="p"/>
            </m:rPr>
            <w:rPr>
              <w:rFonts w:ascii="Cambria Math" w:hAnsi="Cambria Math"/>
              <w:strike/>
            </w:rPr>
            <m:t>cos</m:t>
          </m:r>
          <m:r>
            <w:rPr>
              <w:rFonts w:ascii="Cambria Math" w:hAnsi="Cambria Math"/>
              <w:strike/>
            </w:rPr>
            <m:t>θ</m:t>
          </m:r>
          <m:d>
            <m:dPr>
              <m:begChr m:val=""/>
              <m:endChr m:val="⟩"/>
              <m:ctrlPr>
                <w:ins w:id="305" w:author="restingcloud J" w:date="2022-05-23T10:42:00Z">
                  <w:rPr>
                    <w:rFonts w:ascii="Cambria Math" w:hAnsi="Cambria Math"/>
                    <w:i/>
                    <w:strike/>
                  </w:rPr>
                </w:ins>
              </m:ctrlPr>
            </m:dPr>
            <m:e>
              <m:d>
                <m:dPr>
                  <m:begChr m:val="|"/>
                  <m:endChr m:val=""/>
                  <m:ctrlPr>
                    <w:ins w:id="306" w:author="restingcloud J" w:date="2022-05-23T10:42:00Z">
                      <w:rPr>
                        <w:rFonts w:ascii="Cambria Math" w:hAnsi="Cambria Math"/>
                        <w:i/>
                        <w:strike/>
                      </w:rPr>
                    </w:ins>
                  </m:ctrlPr>
                </m:dPr>
                <m:e>
                  <m:sSub>
                    <m:sSubPr>
                      <m:ctrlPr>
                        <w:ins w:id="307" w:author="restingcloud J" w:date="2022-05-23T10:42:00Z">
                          <w:rPr>
                            <w:rFonts w:ascii="Cambria Math" w:hAnsi="Cambria Math"/>
                            <w:i/>
                            <w:strike/>
                          </w:rPr>
                        </w:ins>
                      </m:ctrlPr>
                    </m:sSubPr>
                    <m:e>
                      <m:r>
                        <w:rPr>
                          <w:rFonts w:ascii="Cambria Math" w:hAnsi="Cambria Math"/>
                          <w:strike/>
                        </w:rPr>
                        <m:t>θ</m:t>
                      </m:r>
                    </m:e>
                    <m:sub>
                      <m:r>
                        <w:rPr>
                          <w:rFonts w:ascii="Cambria Math" w:hAnsi="Cambria Math"/>
                          <w:strike/>
                        </w:rPr>
                        <m:t>1</m:t>
                      </m:r>
                    </m:sub>
                  </m:sSub>
                  <m:r>
                    <w:rPr>
                      <w:rFonts w:ascii="Cambria Math" w:hAnsi="Cambria Math"/>
                      <w:strike/>
                    </w:rPr>
                    <m:t>,</m:t>
                  </m:r>
                  <m:sSub>
                    <m:sSubPr>
                      <m:ctrlPr>
                        <w:ins w:id="308" w:author="restingcloud J" w:date="2022-05-23T10:42:00Z">
                          <w:rPr>
                            <w:rFonts w:ascii="Cambria Math" w:hAnsi="Cambria Math"/>
                            <w:i/>
                            <w:strike/>
                          </w:rPr>
                        </w:ins>
                      </m:ctrlPr>
                    </m:sSubPr>
                    <m:e>
                      <m:r>
                        <w:rPr>
                          <w:rFonts w:ascii="Cambria Math" w:hAnsi="Cambria Math"/>
                          <w:strike/>
                        </w:rPr>
                        <m:t>θ</m:t>
                      </m:r>
                    </m:e>
                    <m:sub>
                      <m:r>
                        <w:rPr>
                          <w:rFonts w:ascii="Cambria Math" w:hAnsi="Cambria Math"/>
                          <w:strike/>
                        </w:rPr>
                        <m:t>2</m:t>
                      </m:r>
                    </m:sub>
                  </m:sSub>
                  <m:r>
                    <w:rPr>
                      <w:rFonts w:ascii="Cambria Math" w:hAnsi="Cambria Math"/>
                      <w:strike/>
                    </w:rPr>
                    <m:t>+</m:t>
                  </m:r>
                  <m:f>
                    <m:fPr>
                      <m:ctrlPr>
                        <w:ins w:id="309" w:author="restingcloud J" w:date="2022-05-23T10:42:00Z">
                          <w:rPr>
                            <w:rFonts w:ascii="Cambria Math" w:hAnsi="Cambria Math"/>
                            <w:i/>
                            <w:strike/>
                          </w:rPr>
                        </w:ins>
                      </m:ctrlPr>
                    </m:fPr>
                    <m:num>
                      <m:r>
                        <w:rPr>
                          <w:rFonts w:ascii="Cambria Math" w:hAnsi="Cambria Math"/>
                          <w:strike/>
                        </w:rPr>
                        <m:t>π</m:t>
                      </m:r>
                    </m:num>
                    <m:den>
                      <m:r>
                        <w:rPr>
                          <w:rFonts w:ascii="Cambria Math" w:hAnsi="Cambria Math"/>
                          <w:strike/>
                        </w:rPr>
                        <m:t>2</m:t>
                      </m:r>
                    </m:den>
                  </m:f>
                </m:e>
              </m:d>
            </m:e>
          </m:d>
          <m:r>
            <w:rPr>
              <w:rFonts w:ascii="Cambria Math" w:hAnsi="Cambria Math"/>
              <w:strike/>
            </w:rPr>
            <m:t>+</m:t>
          </m:r>
          <m:f>
            <m:fPr>
              <m:ctrlPr>
                <w:ins w:id="310" w:author="restingcloud J" w:date="2022-05-23T10:42:00Z">
                  <w:rPr>
                    <w:rFonts w:ascii="Cambria Math" w:hAnsi="Cambria Math"/>
                    <w:strike/>
                  </w:rPr>
                </w:ins>
              </m:ctrlPr>
            </m:fPr>
            <m:num>
              <m:r>
                <w:rPr>
                  <w:rFonts w:ascii="Cambria Math" w:hAnsi="Cambria Math"/>
                  <w:strike/>
                </w:rPr>
                <m:t>1</m:t>
              </m:r>
            </m:num>
            <m:den>
              <m:rad>
                <m:radPr>
                  <m:degHide m:val="1"/>
                  <m:ctrlPr>
                    <w:ins w:id="311" w:author="restingcloud J" w:date="2022-05-23T10:42:00Z">
                      <w:rPr>
                        <w:rFonts w:ascii="Cambria Math" w:hAnsi="Cambria Math"/>
                        <w:i/>
                        <w:strike/>
                      </w:rPr>
                    </w:ins>
                  </m:ctrlPr>
                </m:radPr>
                <m:deg/>
                <m:e>
                  <m:r>
                    <w:rPr>
                      <w:rFonts w:ascii="Cambria Math" w:hAnsi="Cambria Math"/>
                      <w:strike/>
                    </w:rPr>
                    <m:t>2</m:t>
                  </m:r>
                </m:e>
              </m:rad>
            </m:den>
          </m:f>
          <m:func>
            <m:funcPr>
              <m:ctrlPr>
                <w:ins w:id="312" w:author="restingcloud J" w:date="2022-05-23T10:42:00Z">
                  <w:rPr>
                    <w:rFonts w:ascii="Cambria Math" w:hAnsi="Cambria Math"/>
                    <w:i/>
                    <w:strike/>
                  </w:rPr>
                </w:ins>
              </m:ctrlPr>
            </m:funcPr>
            <m:fName>
              <m:r>
                <m:rPr>
                  <m:sty m:val="p"/>
                </m:rPr>
                <w:rPr>
                  <w:rFonts w:ascii="Cambria Math" w:hAnsi="Cambria Math" w:hint="eastAsia"/>
                  <w:strike/>
                </w:rPr>
                <m:t>cos</m:t>
              </m:r>
            </m:fName>
            <m:e>
              <m:r>
                <w:rPr>
                  <w:rFonts w:ascii="Cambria Math" w:hAnsi="Cambria Math"/>
                  <w:strike/>
                </w:rPr>
                <m:t>θ</m:t>
              </m:r>
            </m:e>
          </m:func>
          <m:r>
            <m:rPr>
              <m:sty m:val="p"/>
            </m:rPr>
            <w:rPr>
              <w:rFonts w:ascii="Cambria Math" w:hAnsi="Cambria Math" w:hint="eastAsia"/>
              <w:strike/>
            </w:rPr>
            <m:t>sin</m:t>
          </m:r>
          <m:r>
            <w:rPr>
              <w:rFonts w:ascii="Cambria Math" w:hAnsi="Cambria Math"/>
              <w:strike/>
            </w:rPr>
            <m:t>θ</m:t>
          </m:r>
          <m:d>
            <m:dPr>
              <m:begChr m:val=""/>
              <m:endChr m:val="⟩"/>
              <m:ctrlPr>
                <w:ins w:id="313" w:author="restingcloud J" w:date="2022-05-23T10:42:00Z">
                  <w:rPr>
                    <w:rFonts w:ascii="Cambria Math" w:hAnsi="Cambria Math"/>
                    <w:i/>
                    <w:strike/>
                  </w:rPr>
                </w:ins>
              </m:ctrlPr>
            </m:dPr>
            <m:e>
              <m:d>
                <m:dPr>
                  <m:begChr m:val="|"/>
                  <m:endChr m:val=""/>
                  <m:ctrlPr>
                    <w:ins w:id="314" w:author="restingcloud J" w:date="2022-05-23T10:42:00Z">
                      <w:rPr>
                        <w:rFonts w:ascii="Cambria Math" w:hAnsi="Cambria Math"/>
                        <w:i/>
                        <w:strike/>
                      </w:rPr>
                    </w:ins>
                  </m:ctrlPr>
                </m:dPr>
                <m:e>
                  <m:sSub>
                    <m:sSubPr>
                      <m:ctrlPr>
                        <w:ins w:id="315" w:author="restingcloud J" w:date="2022-05-23T10:42:00Z">
                          <w:rPr>
                            <w:rFonts w:ascii="Cambria Math" w:hAnsi="Cambria Math"/>
                            <w:i/>
                            <w:strike/>
                          </w:rPr>
                        </w:ins>
                      </m:ctrlPr>
                    </m:sSubPr>
                    <m:e>
                      <m:r>
                        <w:rPr>
                          <w:rFonts w:ascii="Cambria Math" w:hAnsi="Cambria Math"/>
                          <w:strike/>
                        </w:rPr>
                        <m:t>θ</m:t>
                      </m:r>
                    </m:e>
                    <m:sub>
                      <m:r>
                        <w:rPr>
                          <w:rFonts w:ascii="Cambria Math" w:hAnsi="Cambria Math"/>
                          <w:strike/>
                        </w:rPr>
                        <m:t>1</m:t>
                      </m:r>
                    </m:sub>
                  </m:sSub>
                  <m:r>
                    <w:rPr>
                      <w:rFonts w:ascii="Cambria Math" w:hAnsi="Cambria Math"/>
                      <w:strike/>
                    </w:rPr>
                    <m:t>+</m:t>
                  </m:r>
                  <m:f>
                    <m:fPr>
                      <m:ctrlPr>
                        <w:ins w:id="316" w:author="restingcloud J" w:date="2022-05-23T10:42:00Z">
                          <w:rPr>
                            <w:rFonts w:ascii="Cambria Math" w:hAnsi="Cambria Math"/>
                            <w:i/>
                            <w:strike/>
                          </w:rPr>
                        </w:ins>
                      </m:ctrlPr>
                    </m:fPr>
                    <m:num>
                      <m:r>
                        <w:rPr>
                          <w:rFonts w:ascii="Cambria Math" w:hAnsi="Cambria Math"/>
                          <w:strike/>
                        </w:rPr>
                        <m:t>π</m:t>
                      </m:r>
                    </m:num>
                    <m:den>
                      <m:r>
                        <w:rPr>
                          <w:rFonts w:ascii="Cambria Math" w:hAnsi="Cambria Math"/>
                          <w:strike/>
                        </w:rPr>
                        <m:t>2</m:t>
                      </m:r>
                    </m:den>
                  </m:f>
                  <m:r>
                    <w:rPr>
                      <w:rFonts w:ascii="Cambria Math" w:hAnsi="Cambria Math"/>
                      <w:strike/>
                    </w:rPr>
                    <m:t>,</m:t>
                  </m:r>
                  <m:sSub>
                    <m:sSubPr>
                      <m:ctrlPr>
                        <w:ins w:id="317" w:author="restingcloud J" w:date="2022-05-23T10:42:00Z">
                          <w:rPr>
                            <w:rFonts w:ascii="Cambria Math" w:hAnsi="Cambria Math"/>
                            <w:i/>
                            <w:strike/>
                          </w:rPr>
                        </w:ins>
                      </m:ctrlPr>
                    </m:sSubPr>
                    <m:e>
                      <m:r>
                        <w:rPr>
                          <w:rFonts w:ascii="Cambria Math" w:hAnsi="Cambria Math"/>
                          <w:strike/>
                        </w:rPr>
                        <m:t>θ</m:t>
                      </m:r>
                    </m:e>
                    <m:sub>
                      <m:r>
                        <w:rPr>
                          <w:rFonts w:ascii="Cambria Math" w:hAnsi="Cambria Math"/>
                          <w:strike/>
                        </w:rPr>
                        <m:t>2</m:t>
                      </m:r>
                    </m:sub>
                  </m:sSub>
                </m:e>
              </m:d>
            </m:e>
          </m:d>
          <m:r>
            <w:rPr>
              <w:rFonts w:ascii="Cambria Math" w:hAnsi="Cambria Math"/>
            </w:rPr>
            <m:t>+</m:t>
          </m:r>
          <m:f>
            <m:fPr>
              <m:ctrlPr>
                <w:ins w:id="318" w:author="restingcloud J" w:date="2022-05-23T10:42:00Z">
                  <w:rPr>
                    <w:rFonts w:ascii="Cambria Math" w:hAnsi="Cambria Math"/>
                  </w:rPr>
                </w:ins>
              </m:ctrlPr>
            </m:fPr>
            <m:num>
              <m:r>
                <w:rPr>
                  <w:rFonts w:ascii="Cambria Math" w:hAnsi="Cambria Math"/>
                </w:rPr>
                <m:t>1</m:t>
              </m:r>
            </m:num>
            <m:den>
              <m:rad>
                <m:radPr>
                  <m:degHide m:val="1"/>
                  <m:ctrlPr>
                    <w:ins w:id="319" w:author="restingcloud J" w:date="2022-05-23T10:42:00Z">
                      <w:rPr>
                        <w:rFonts w:ascii="Cambria Math" w:hAnsi="Cambria Math"/>
                        <w:i/>
                      </w:rPr>
                    </w:ins>
                  </m:ctrlPr>
                </m:radPr>
                <m:deg/>
                <m:e>
                  <m:r>
                    <w:rPr>
                      <w:rFonts w:ascii="Cambria Math" w:hAnsi="Cambria Math"/>
                    </w:rPr>
                    <m:t>2</m:t>
                  </m:r>
                </m:e>
              </m:rad>
            </m:den>
          </m:f>
          <m:r>
            <m:rPr>
              <m:sty m:val="p"/>
            </m:rPr>
            <w:rPr>
              <w:rFonts w:ascii="Cambria Math" w:hAnsi="Cambria Math"/>
            </w:rPr>
            <m:t>cos</m:t>
          </m:r>
          <m:r>
            <w:rPr>
              <w:rFonts w:ascii="Cambria Math" w:hAnsi="Cambria Math"/>
            </w:rPr>
            <m:t>θ</m:t>
          </m:r>
          <m:r>
            <m:rPr>
              <m:sty m:val="p"/>
            </m:rPr>
            <w:rPr>
              <w:rFonts w:ascii="Cambria Math" w:hAnsi="Cambria Math"/>
            </w:rPr>
            <m:t>cos</m:t>
          </m:r>
          <m:r>
            <w:rPr>
              <w:rFonts w:ascii="Cambria Math" w:hAnsi="Cambria Math"/>
            </w:rPr>
            <m:t>θ</m:t>
          </m:r>
          <m:d>
            <m:dPr>
              <m:begChr m:val=""/>
              <m:endChr m:val="⟩"/>
              <m:ctrlPr>
                <w:ins w:id="320" w:author="restingcloud J" w:date="2022-05-23T10:42:00Z">
                  <w:rPr>
                    <w:rFonts w:ascii="Cambria Math" w:hAnsi="Cambria Math"/>
                    <w:i/>
                  </w:rPr>
                </w:ins>
              </m:ctrlPr>
            </m:dPr>
            <m:e>
              <m:d>
                <m:dPr>
                  <m:begChr m:val="|"/>
                  <m:endChr m:val=""/>
                  <m:ctrlPr>
                    <w:ins w:id="321" w:author="restingcloud J" w:date="2022-05-23T10:42:00Z">
                      <w:rPr>
                        <w:rFonts w:ascii="Cambria Math" w:hAnsi="Cambria Math"/>
                        <w:i/>
                      </w:rPr>
                    </w:ins>
                  </m:ctrlPr>
                </m:dPr>
                <m:e>
                  <m:sSub>
                    <m:sSubPr>
                      <m:ctrlPr>
                        <w:ins w:id="322" w:author="restingcloud J" w:date="2022-05-23T10:42:00Z">
                          <w:rPr>
                            <w:rFonts w:ascii="Cambria Math" w:hAnsi="Cambria Math"/>
                            <w:i/>
                          </w:rPr>
                        </w:ins>
                      </m:ctrlPr>
                    </m:sSubPr>
                    <m:e>
                      <m:r>
                        <w:rPr>
                          <w:rFonts w:ascii="Cambria Math" w:hAnsi="Cambria Math"/>
                        </w:rPr>
                        <m:t>θ</m:t>
                      </m:r>
                    </m:e>
                    <m:sub>
                      <m:r>
                        <w:rPr>
                          <w:rFonts w:ascii="Cambria Math" w:hAnsi="Cambria Math"/>
                        </w:rPr>
                        <m:t>1</m:t>
                      </m:r>
                    </m:sub>
                  </m:sSub>
                  <m:r>
                    <w:rPr>
                      <w:rFonts w:ascii="Cambria Math" w:hAnsi="Cambria Math"/>
                    </w:rPr>
                    <m:t>+</m:t>
                  </m:r>
                  <m:f>
                    <m:fPr>
                      <m:ctrlPr>
                        <w:ins w:id="323" w:author="restingcloud J" w:date="2022-05-23T10:42:00Z">
                          <w:rPr>
                            <w:rFonts w:ascii="Cambria Math" w:hAnsi="Cambria Math"/>
                            <w:i/>
                          </w:rPr>
                        </w:ins>
                      </m:ctrlPr>
                    </m:fPr>
                    <m:num>
                      <m:r>
                        <w:rPr>
                          <w:rFonts w:ascii="Cambria Math" w:hAnsi="Cambria Math"/>
                        </w:rPr>
                        <m:t>π</m:t>
                      </m:r>
                    </m:num>
                    <m:den>
                      <m:r>
                        <w:rPr>
                          <w:rFonts w:ascii="Cambria Math" w:hAnsi="Cambria Math"/>
                        </w:rPr>
                        <m:t>2</m:t>
                      </m:r>
                    </m:den>
                  </m:f>
                  <m:r>
                    <w:rPr>
                      <w:rFonts w:ascii="Cambria Math" w:hAnsi="Cambria Math"/>
                    </w:rPr>
                    <m:t>,</m:t>
                  </m:r>
                  <m:sSub>
                    <m:sSubPr>
                      <m:ctrlPr>
                        <w:ins w:id="324" w:author="restingcloud J" w:date="2022-05-23T10:42:00Z">
                          <w:rPr>
                            <w:rFonts w:ascii="Cambria Math" w:hAnsi="Cambria Math"/>
                            <w:i/>
                          </w:rPr>
                        </w:ins>
                      </m:ctrlPr>
                    </m:sSubPr>
                    <m:e>
                      <m:r>
                        <w:rPr>
                          <w:rFonts w:ascii="Cambria Math" w:hAnsi="Cambria Math"/>
                        </w:rPr>
                        <m:t>θ</m:t>
                      </m:r>
                    </m:e>
                    <m:sub>
                      <m:r>
                        <w:rPr>
                          <w:rFonts w:ascii="Cambria Math" w:hAnsi="Cambria Math"/>
                        </w:rPr>
                        <m:t>2</m:t>
                      </m:r>
                    </m:sub>
                  </m:sSub>
                  <m:r>
                    <w:rPr>
                      <w:rFonts w:ascii="Cambria Math" w:hAnsi="Cambria Math"/>
                    </w:rPr>
                    <m:t>+</m:t>
                  </m:r>
                  <m:f>
                    <m:fPr>
                      <m:ctrlPr>
                        <w:ins w:id="325" w:author="restingcloud J" w:date="2022-05-23T10:42:00Z">
                          <w:rPr>
                            <w:rFonts w:ascii="Cambria Math" w:hAnsi="Cambria Math"/>
                            <w:i/>
                          </w:rPr>
                        </w:ins>
                      </m:ctrlPr>
                    </m:fPr>
                    <m:num>
                      <m:r>
                        <w:rPr>
                          <w:rFonts w:ascii="Cambria Math" w:hAnsi="Cambria Math"/>
                        </w:rPr>
                        <m:t>π</m:t>
                      </m:r>
                    </m:num>
                    <m:den>
                      <m:r>
                        <w:rPr>
                          <w:rFonts w:ascii="Cambria Math" w:hAnsi="Cambria Math"/>
                        </w:rPr>
                        <m:t>2</m:t>
                      </m:r>
                    </m:den>
                  </m:f>
                </m:e>
              </m:d>
            </m:e>
          </m:d>
          <m:r>
            <w:rPr>
              <w:rFonts w:ascii="Cambria Math" w:hAnsi="Cambria Math"/>
            </w:rPr>
            <m:t>=</m:t>
          </m:r>
          <m:f>
            <m:fPr>
              <m:ctrlPr>
                <w:ins w:id="326" w:author="restingcloud J" w:date="2022-05-23T10:42:00Z">
                  <w:rPr>
                    <w:rFonts w:ascii="Cambria Math" w:hAnsi="Cambria Math"/>
                  </w:rPr>
                </w:ins>
              </m:ctrlPr>
            </m:fPr>
            <m:num>
              <m:r>
                <w:rPr>
                  <w:rFonts w:ascii="Cambria Math" w:hAnsi="Cambria Math"/>
                </w:rPr>
                <m:t>1</m:t>
              </m:r>
            </m:num>
            <m:den>
              <m:rad>
                <m:radPr>
                  <m:degHide m:val="1"/>
                  <m:ctrlPr>
                    <w:ins w:id="327" w:author="restingcloud J" w:date="2022-05-23T10:42:00Z">
                      <w:rPr>
                        <w:rFonts w:ascii="Cambria Math" w:hAnsi="Cambria Math"/>
                        <w:i/>
                      </w:rPr>
                    </w:ins>
                  </m:ctrlPr>
                </m:radPr>
                <m:deg/>
                <m:e>
                  <m:r>
                    <w:rPr>
                      <w:rFonts w:ascii="Cambria Math" w:hAnsi="Cambria Math"/>
                    </w:rPr>
                    <m:t>2</m:t>
                  </m:r>
                </m:e>
              </m:rad>
            </m:den>
          </m:f>
          <m:d>
            <m:dPr>
              <m:begChr m:val=""/>
              <m:endChr m:val="⟩"/>
              <m:ctrlPr>
                <w:ins w:id="328" w:author="restingcloud J" w:date="2022-05-23T10:42:00Z">
                  <w:rPr>
                    <w:rFonts w:ascii="Cambria Math" w:hAnsi="Cambria Math"/>
                    <w:i/>
                  </w:rPr>
                </w:ins>
              </m:ctrlPr>
            </m:dPr>
            <m:e>
              <m:d>
                <m:dPr>
                  <m:begChr m:val="|"/>
                  <m:endChr m:val=""/>
                  <m:ctrlPr>
                    <w:ins w:id="329" w:author="restingcloud J" w:date="2022-05-23T10:42:00Z">
                      <w:rPr>
                        <w:rFonts w:ascii="Cambria Math" w:hAnsi="Cambria Math"/>
                        <w:i/>
                      </w:rPr>
                    </w:ins>
                  </m:ctrlPr>
                </m:dPr>
                <m:e>
                  <m:sSub>
                    <m:sSubPr>
                      <m:ctrlPr>
                        <w:ins w:id="330" w:author="restingcloud J" w:date="2022-05-23T10:42:00Z">
                          <w:rPr>
                            <w:rFonts w:ascii="Cambria Math" w:hAnsi="Cambria Math"/>
                            <w:i/>
                          </w:rPr>
                        </w:ins>
                      </m:ctrlPr>
                    </m:sSubPr>
                    <m:e>
                      <m:r>
                        <w:rPr>
                          <w:rFonts w:ascii="Cambria Math" w:hAnsi="Cambria Math"/>
                        </w:rPr>
                        <m:t>θ</m:t>
                      </m:r>
                    </m:e>
                    <m:sub>
                      <m:r>
                        <w:rPr>
                          <w:rFonts w:ascii="Cambria Math" w:hAnsi="Cambria Math"/>
                        </w:rPr>
                        <m:t>1</m:t>
                      </m:r>
                    </m:sub>
                  </m:sSub>
                  <m:r>
                    <w:rPr>
                      <w:rFonts w:ascii="Cambria Math" w:hAnsi="Cambria Math"/>
                    </w:rPr>
                    <m:t>,</m:t>
                  </m:r>
                  <m:sSub>
                    <m:sSubPr>
                      <m:ctrlPr>
                        <w:ins w:id="331" w:author="restingcloud J" w:date="2022-05-23T10:42:00Z">
                          <w:rPr>
                            <w:rFonts w:ascii="Cambria Math" w:hAnsi="Cambria Math"/>
                            <w:i/>
                          </w:rPr>
                        </w:ins>
                      </m:ctrlPr>
                    </m:sSubPr>
                    <m:e>
                      <m:r>
                        <w:rPr>
                          <w:rFonts w:ascii="Cambria Math" w:hAnsi="Cambria Math"/>
                        </w:rPr>
                        <m:t>θ</m:t>
                      </m:r>
                    </m:e>
                    <m:sub>
                      <m:r>
                        <w:rPr>
                          <w:rFonts w:ascii="Cambria Math" w:hAnsi="Cambria Math"/>
                        </w:rPr>
                        <m:t>2</m:t>
                      </m:r>
                    </m:sub>
                  </m:sSub>
                </m:e>
              </m:d>
            </m:e>
          </m:d>
          <m:r>
            <w:rPr>
              <w:rFonts w:ascii="Cambria Math" w:hAnsi="Cambria Math"/>
            </w:rPr>
            <m:t>+</m:t>
          </m:r>
          <m:f>
            <m:fPr>
              <m:ctrlPr>
                <w:ins w:id="332" w:author="restingcloud J" w:date="2022-05-23T10:42:00Z">
                  <w:rPr>
                    <w:rFonts w:ascii="Cambria Math" w:hAnsi="Cambria Math"/>
                  </w:rPr>
                </w:ins>
              </m:ctrlPr>
            </m:fPr>
            <m:num>
              <m:r>
                <w:rPr>
                  <w:rFonts w:ascii="Cambria Math" w:hAnsi="Cambria Math"/>
                </w:rPr>
                <m:t>1</m:t>
              </m:r>
            </m:num>
            <m:den>
              <m:rad>
                <m:radPr>
                  <m:degHide m:val="1"/>
                  <m:ctrlPr>
                    <w:ins w:id="333" w:author="restingcloud J" w:date="2022-05-23T10:42:00Z">
                      <w:rPr>
                        <w:rFonts w:ascii="Cambria Math" w:hAnsi="Cambria Math"/>
                        <w:i/>
                      </w:rPr>
                    </w:ins>
                  </m:ctrlPr>
                </m:radPr>
                <m:deg/>
                <m:e>
                  <m:r>
                    <w:rPr>
                      <w:rFonts w:ascii="Cambria Math" w:hAnsi="Cambria Math"/>
                    </w:rPr>
                    <m:t>2</m:t>
                  </m:r>
                </m:e>
              </m:rad>
            </m:den>
          </m:f>
          <m:d>
            <m:dPr>
              <m:begChr m:val=""/>
              <m:endChr m:val="⟩"/>
              <m:ctrlPr>
                <w:ins w:id="334" w:author="restingcloud J" w:date="2022-05-23T10:42:00Z">
                  <w:rPr>
                    <w:rFonts w:ascii="Cambria Math" w:hAnsi="Cambria Math"/>
                    <w:i/>
                  </w:rPr>
                </w:ins>
              </m:ctrlPr>
            </m:dPr>
            <m:e>
              <m:d>
                <m:dPr>
                  <m:begChr m:val="|"/>
                  <m:endChr m:val=""/>
                  <m:ctrlPr>
                    <w:ins w:id="335" w:author="restingcloud J" w:date="2022-05-23T10:42:00Z">
                      <w:rPr>
                        <w:rFonts w:ascii="Cambria Math" w:hAnsi="Cambria Math"/>
                        <w:i/>
                      </w:rPr>
                    </w:ins>
                  </m:ctrlPr>
                </m:dPr>
                <m:e>
                  <m:sSub>
                    <m:sSubPr>
                      <m:ctrlPr>
                        <w:ins w:id="336" w:author="restingcloud J" w:date="2022-05-23T10:42:00Z">
                          <w:rPr>
                            <w:rFonts w:ascii="Cambria Math" w:hAnsi="Cambria Math"/>
                            <w:i/>
                          </w:rPr>
                        </w:ins>
                      </m:ctrlPr>
                    </m:sSubPr>
                    <m:e>
                      <m:r>
                        <w:rPr>
                          <w:rFonts w:ascii="Cambria Math" w:hAnsi="Cambria Math"/>
                        </w:rPr>
                        <m:t>θ</m:t>
                      </m:r>
                    </m:e>
                    <m:sub>
                      <m:r>
                        <w:rPr>
                          <w:rFonts w:ascii="Cambria Math" w:hAnsi="Cambria Math"/>
                        </w:rPr>
                        <m:t>1</m:t>
                      </m:r>
                    </m:sub>
                  </m:sSub>
                  <m:r>
                    <w:rPr>
                      <w:rFonts w:ascii="Cambria Math" w:hAnsi="Cambria Math"/>
                    </w:rPr>
                    <m:t>+</m:t>
                  </m:r>
                  <m:f>
                    <m:fPr>
                      <m:ctrlPr>
                        <w:ins w:id="337" w:author="restingcloud J" w:date="2022-05-23T10:42:00Z">
                          <w:rPr>
                            <w:rFonts w:ascii="Cambria Math" w:hAnsi="Cambria Math"/>
                            <w:i/>
                          </w:rPr>
                        </w:ins>
                      </m:ctrlPr>
                    </m:fPr>
                    <m:num>
                      <m:r>
                        <w:rPr>
                          <w:rFonts w:ascii="Cambria Math" w:hAnsi="Cambria Math"/>
                        </w:rPr>
                        <m:t>π</m:t>
                      </m:r>
                    </m:num>
                    <m:den>
                      <m:r>
                        <w:rPr>
                          <w:rFonts w:ascii="Cambria Math" w:hAnsi="Cambria Math"/>
                        </w:rPr>
                        <m:t>2</m:t>
                      </m:r>
                    </m:den>
                  </m:f>
                  <m:r>
                    <w:rPr>
                      <w:rFonts w:ascii="Cambria Math" w:hAnsi="Cambria Math"/>
                    </w:rPr>
                    <m:t>,</m:t>
                  </m:r>
                  <m:sSub>
                    <m:sSubPr>
                      <m:ctrlPr>
                        <w:ins w:id="338" w:author="restingcloud J" w:date="2022-05-23T10:42:00Z">
                          <w:rPr>
                            <w:rFonts w:ascii="Cambria Math" w:hAnsi="Cambria Math"/>
                            <w:i/>
                          </w:rPr>
                        </w:ins>
                      </m:ctrlPr>
                    </m:sSubPr>
                    <m:e>
                      <m:r>
                        <w:rPr>
                          <w:rFonts w:ascii="Cambria Math" w:hAnsi="Cambria Math"/>
                        </w:rPr>
                        <m:t>θ</m:t>
                      </m:r>
                    </m:e>
                    <m:sub>
                      <m:r>
                        <w:rPr>
                          <w:rFonts w:ascii="Cambria Math" w:hAnsi="Cambria Math"/>
                        </w:rPr>
                        <m:t>2</m:t>
                      </m:r>
                    </m:sub>
                  </m:sSub>
                  <m:r>
                    <w:rPr>
                      <w:rFonts w:ascii="Cambria Math" w:hAnsi="Cambria Math"/>
                    </w:rPr>
                    <m:t>+</m:t>
                  </m:r>
                  <m:f>
                    <m:fPr>
                      <m:ctrlPr>
                        <w:ins w:id="339" w:author="restingcloud J" w:date="2022-05-23T10:42:00Z">
                          <w:rPr>
                            <w:rFonts w:ascii="Cambria Math" w:hAnsi="Cambria Math"/>
                            <w:i/>
                          </w:rPr>
                        </w:ins>
                      </m:ctrlPr>
                    </m:fPr>
                    <m:num>
                      <m:r>
                        <w:rPr>
                          <w:rFonts w:ascii="Cambria Math" w:hAnsi="Cambria Math"/>
                        </w:rPr>
                        <m:t>π</m:t>
                      </m:r>
                    </m:num>
                    <m:den>
                      <m:r>
                        <w:rPr>
                          <w:rFonts w:ascii="Cambria Math" w:hAnsi="Cambria Math"/>
                        </w:rPr>
                        <m:t>2</m:t>
                      </m:r>
                    </m:den>
                  </m:f>
                </m:e>
              </m:d>
            </m:e>
          </m:d>
        </m:oMath>
      </m:oMathPara>
    </w:p>
    <w:p w:rsidR="001C04D4" w:rsidRDefault="001C04D4" w:rsidP="005778FA">
      <w:pPr>
        <w:pStyle w:val="a3"/>
        <w:jc w:val="both"/>
      </w:pPr>
    </w:p>
    <w:p w:rsidR="00541289" w:rsidRPr="00A90E02" w:rsidRDefault="00541289" w:rsidP="005778FA">
      <w:pPr>
        <w:pStyle w:val="a3"/>
        <w:jc w:val="both"/>
      </w:pPr>
    </w:p>
    <w:p w:rsidR="00A90E02" w:rsidRDefault="00A90E02" w:rsidP="00A90E02">
      <w:pPr>
        <w:pStyle w:val="a3"/>
        <w:numPr>
          <w:ilvl w:val="0"/>
          <w:numId w:val="19"/>
        </w:numPr>
        <w:jc w:val="both"/>
      </w:pPr>
    </w:p>
    <w:p w:rsidR="005778FA" w:rsidRDefault="00F42918" w:rsidP="001653BF">
      <w:pPr>
        <w:pStyle w:val="a3"/>
        <w:jc w:val="both"/>
      </w:pPr>
      <w:r>
        <w:t xml:space="preserve">There are only the </w:t>
      </w:r>
      <m:oMath>
        <m:d>
          <m:dPr>
            <m:begChr m:val=""/>
            <m:endChr m:val="⟩"/>
            <m:ctrlPr>
              <w:ins w:id="340" w:author="restingcloud J" w:date="2022-05-23T10:42:00Z">
                <w:rPr>
                  <w:rFonts w:ascii="Cambria Math" w:hAnsi="Cambria Math"/>
                  <w:i/>
                </w:rPr>
              </w:ins>
            </m:ctrlPr>
          </m:dPr>
          <m:e>
            <m:d>
              <m:dPr>
                <m:begChr m:val="|"/>
                <m:endChr m:val=""/>
                <m:ctrlPr>
                  <w:ins w:id="341" w:author="restingcloud J" w:date="2022-05-23T10:42:00Z">
                    <w:rPr>
                      <w:rFonts w:ascii="Cambria Math" w:hAnsi="Cambria Math"/>
                      <w:i/>
                    </w:rPr>
                  </w:ins>
                </m:ctrlPr>
              </m:dPr>
              <m:e>
                <m:sSub>
                  <m:sSubPr>
                    <m:ctrlPr>
                      <w:ins w:id="342" w:author="restingcloud J" w:date="2022-05-23T10:42:00Z">
                        <w:rPr>
                          <w:rFonts w:ascii="Cambria Math" w:hAnsi="Cambria Math"/>
                          <w:i/>
                        </w:rPr>
                      </w:ins>
                    </m:ctrlPr>
                  </m:sSubPr>
                  <m:e>
                    <m:r>
                      <w:rPr>
                        <w:rFonts w:ascii="Cambria Math" w:hAnsi="Cambria Math"/>
                      </w:rPr>
                      <m:t>θ</m:t>
                    </m:r>
                  </m:e>
                  <m:sub>
                    <m:r>
                      <w:rPr>
                        <w:rFonts w:ascii="Cambria Math" w:hAnsi="Cambria Math"/>
                      </w:rPr>
                      <m:t>1</m:t>
                    </m:r>
                  </m:sub>
                </m:sSub>
                <m:r>
                  <w:rPr>
                    <w:rFonts w:ascii="Cambria Math" w:hAnsi="Cambria Math"/>
                  </w:rPr>
                  <m:t>,</m:t>
                </m:r>
                <m:sSub>
                  <m:sSubPr>
                    <m:ctrlPr>
                      <w:ins w:id="343" w:author="restingcloud J" w:date="2022-05-23T10:42:00Z">
                        <w:rPr>
                          <w:rFonts w:ascii="Cambria Math" w:hAnsi="Cambria Math"/>
                          <w:i/>
                        </w:rPr>
                      </w:ins>
                    </m:ctrlPr>
                  </m:sSubPr>
                  <m:e>
                    <m:r>
                      <w:rPr>
                        <w:rFonts w:ascii="Cambria Math" w:hAnsi="Cambria Math"/>
                      </w:rPr>
                      <m:t>θ</m:t>
                    </m:r>
                  </m:e>
                  <m:sub>
                    <m:r>
                      <w:rPr>
                        <w:rFonts w:ascii="Cambria Math" w:hAnsi="Cambria Math"/>
                      </w:rPr>
                      <m:t>2</m:t>
                    </m:r>
                  </m:sub>
                </m:sSub>
              </m:e>
            </m:d>
          </m:e>
        </m:d>
      </m:oMath>
      <w:r>
        <w:t xml:space="preserve"> or </w:t>
      </w:r>
      <m:oMath>
        <m:d>
          <m:dPr>
            <m:begChr m:val=""/>
            <m:endChr m:val="⟩"/>
            <m:ctrlPr>
              <w:ins w:id="344" w:author="restingcloud J" w:date="2022-05-23T10:42:00Z">
                <w:rPr>
                  <w:rFonts w:ascii="Cambria Math" w:hAnsi="Cambria Math"/>
                  <w:i/>
                </w:rPr>
              </w:ins>
            </m:ctrlPr>
          </m:dPr>
          <m:e>
            <m:d>
              <m:dPr>
                <m:begChr m:val="|"/>
                <m:endChr m:val=""/>
                <m:ctrlPr>
                  <w:ins w:id="345" w:author="restingcloud J" w:date="2022-05-23T10:42:00Z">
                    <w:rPr>
                      <w:rFonts w:ascii="Cambria Math" w:hAnsi="Cambria Math"/>
                      <w:i/>
                    </w:rPr>
                  </w:ins>
                </m:ctrlPr>
              </m:dPr>
              <m:e>
                <m:sSub>
                  <m:sSubPr>
                    <m:ctrlPr>
                      <w:ins w:id="346" w:author="restingcloud J" w:date="2022-05-23T10:42:00Z">
                        <w:rPr>
                          <w:rFonts w:ascii="Cambria Math" w:hAnsi="Cambria Math"/>
                          <w:i/>
                        </w:rPr>
                      </w:ins>
                    </m:ctrlPr>
                  </m:sSubPr>
                  <m:e>
                    <m:r>
                      <w:rPr>
                        <w:rFonts w:ascii="Cambria Math" w:hAnsi="Cambria Math"/>
                      </w:rPr>
                      <m:t>θ</m:t>
                    </m:r>
                  </m:e>
                  <m:sub>
                    <m:r>
                      <w:rPr>
                        <w:rFonts w:ascii="Cambria Math" w:hAnsi="Cambria Math"/>
                      </w:rPr>
                      <m:t>1</m:t>
                    </m:r>
                  </m:sub>
                </m:sSub>
                <m:r>
                  <w:rPr>
                    <w:rFonts w:ascii="Cambria Math" w:hAnsi="Cambria Math"/>
                  </w:rPr>
                  <m:t>+</m:t>
                </m:r>
                <m:f>
                  <m:fPr>
                    <m:ctrlPr>
                      <w:ins w:id="347" w:author="restingcloud J" w:date="2022-05-23T10:42:00Z">
                        <w:rPr>
                          <w:rFonts w:ascii="Cambria Math" w:hAnsi="Cambria Math"/>
                          <w:i/>
                        </w:rPr>
                      </w:ins>
                    </m:ctrlPr>
                  </m:fPr>
                  <m:num>
                    <m:r>
                      <w:rPr>
                        <w:rFonts w:ascii="Cambria Math" w:hAnsi="Cambria Math"/>
                      </w:rPr>
                      <m:t>π</m:t>
                    </m:r>
                  </m:num>
                  <m:den>
                    <m:r>
                      <w:rPr>
                        <w:rFonts w:ascii="Cambria Math" w:hAnsi="Cambria Math"/>
                      </w:rPr>
                      <m:t>2</m:t>
                    </m:r>
                  </m:den>
                </m:f>
                <m:r>
                  <w:rPr>
                    <w:rFonts w:ascii="Cambria Math" w:hAnsi="Cambria Math"/>
                  </w:rPr>
                  <m:t>,</m:t>
                </m:r>
                <m:sSub>
                  <m:sSubPr>
                    <m:ctrlPr>
                      <w:ins w:id="348" w:author="restingcloud J" w:date="2022-05-23T10:42:00Z">
                        <w:rPr>
                          <w:rFonts w:ascii="Cambria Math" w:hAnsi="Cambria Math"/>
                          <w:i/>
                        </w:rPr>
                      </w:ins>
                    </m:ctrlPr>
                  </m:sSubPr>
                  <m:e>
                    <m:r>
                      <w:rPr>
                        <w:rFonts w:ascii="Cambria Math" w:hAnsi="Cambria Math"/>
                      </w:rPr>
                      <m:t>θ</m:t>
                    </m:r>
                  </m:e>
                  <m:sub>
                    <m:r>
                      <w:rPr>
                        <w:rFonts w:ascii="Cambria Math" w:hAnsi="Cambria Math"/>
                      </w:rPr>
                      <m:t>2</m:t>
                    </m:r>
                  </m:sub>
                </m:sSub>
                <m:r>
                  <w:rPr>
                    <w:rFonts w:ascii="Cambria Math" w:hAnsi="Cambria Math"/>
                  </w:rPr>
                  <m:t>+</m:t>
                </m:r>
                <m:f>
                  <m:fPr>
                    <m:ctrlPr>
                      <w:ins w:id="349" w:author="restingcloud J" w:date="2022-05-23T10:42:00Z">
                        <w:rPr>
                          <w:rFonts w:ascii="Cambria Math" w:hAnsi="Cambria Math"/>
                          <w:i/>
                        </w:rPr>
                      </w:ins>
                    </m:ctrlPr>
                  </m:fPr>
                  <m:num>
                    <m:r>
                      <w:rPr>
                        <w:rFonts w:ascii="Cambria Math" w:hAnsi="Cambria Math"/>
                      </w:rPr>
                      <m:t>π</m:t>
                    </m:r>
                  </m:num>
                  <m:den>
                    <m:r>
                      <w:rPr>
                        <w:rFonts w:ascii="Cambria Math" w:hAnsi="Cambria Math"/>
                      </w:rPr>
                      <m:t>2</m:t>
                    </m:r>
                  </m:den>
                </m:f>
              </m:e>
            </m:d>
          </m:e>
        </m:d>
      </m:oMath>
      <w:r>
        <w:t xml:space="preserve"> states. So the photons will only come out of the same arm of the polarizers.</w:t>
      </w:r>
    </w:p>
    <w:p w:rsidR="00541289" w:rsidRPr="00370F12" w:rsidRDefault="00541289" w:rsidP="00541289">
      <w:pPr>
        <w:pStyle w:val="a3"/>
        <w:jc w:val="right"/>
        <w:rPr>
          <w:color w:val="0070C0"/>
        </w:rPr>
      </w:pPr>
      <w:r>
        <w:rPr>
          <w:rFonts w:hint="eastAsia"/>
          <w:color w:val="0070C0"/>
        </w:rPr>
        <w:t>(</w:t>
      </w:r>
      <w:r>
        <w:rPr>
          <w:color w:val="0070C0"/>
        </w:rPr>
        <w:t>a)</w:t>
      </w:r>
      <w:r>
        <w:rPr>
          <w:rFonts w:hint="eastAsia"/>
          <w:color w:val="0070C0"/>
        </w:rPr>
        <w:t>和</w:t>
      </w:r>
      <w:r>
        <w:rPr>
          <w:color w:val="0070C0"/>
        </w:rPr>
        <w:t>(b)</w:t>
      </w:r>
      <w:r w:rsidRPr="00FA29B0">
        <w:rPr>
          <w:rFonts w:hint="eastAsia"/>
          <w:color w:val="0070C0"/>
        </w:rPr>
        <w:t>推导和答案正确给</w:t>
      </w:r>
      <w:r>
        <w:rPr>
          <w:color w:val="0070C0"/>
        </w:rPr>
        <w:t>20</w:t>
      </w:r>
      <w:r w:rsidRPr="00FA29B0">
        <w:rPr>
          <w:rFonts w:hint="eastAsia"/>
          <w:color w:val="0070C0"/>
        </w:rPr>
        <w:t>分</w:t>
      </w:r>
    </w:p>
    <w:p w:rsidR="00541289" w:rsidRDefault="00541289" w:rsidP="00541289">
      <w:pPr>
        <w:pStyle w:val="a3"/>
        <w:jc w:val="both"/>
      </w:pPr>
    </w:p>
    <w:p w:rsidR="00541289" w:rsidRDefault="00541289" w:rsidP="001653BF">
      <w:pPr>
        <w:pStyle w:val="a3"/>
        <w:jc w:val="both"/>
      </w:pPr>
    </w:p>
    <w:p w:rsidR="005778FA" w:rsidRDefault="005778FA" w:rsidP="001653BF">
      <w:pPr>
        <w:pStyle w:val="a3"/>
        <w:jc w:val="both"/>
      </w:pPr>
    </w:p>
    <w:p w:rsidR="000742A9" w:rsidRPr="000742A9" w:rsidRDefault="000742A9" w:rsidP="000742A9"/>
    <w:sectPr w:rsidR="000742A9" w:rsidRPr="000742A9">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4A4F" w:rsidRDefault="003E4A4F" w:rsidP="002052CB">
      <w:pPr>
        <w:spacing w:after="0" w:line="240" w:lineRule="auto"/>
      </w:pPr>
      <w:r>
        <w:separator/>
      </w:r>
    </w:p>
  </w:endnote>
  <w:endnote w:type="continuationSeparator" w:id="0">
    <w:p w:rsidR="003E4A4F" w:rsidRDefault="003E4A4F" w:rsidP="002052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4A4F" w:rsidRDefault="003E4A4F" w:rsidP="002052CB">
      <w:pPr>
        <w:spacing w:after="0" w:line="240" w:lineRule="auto"/>
      </w:pPr>
      <w:r>
        <w:separator/>
      </w:r>
    </w:p>
  </w:footnote>
  <w:footnote w:type="continuationSeparator" w:id="0">
    <w:p w:rsidR="003E4A4F" w:rsidRDefault="003E4A4F" w:rsidP="002052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62816"/>
    <w:multiLevelType w:val="hybridMultilevel"/>
    <w:tmpl w:val="E03274CC"/>
    <w:lvl w:ilvl="0" w:tplc="3FAAA93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6063210"/>
    <w:multiLevelType w:val="hybridMultilevel"/>
    <w:tmpl w:val="D6E0E5D2"/>
    <w:lvl w:ilvl="0" w:tplc="F63E5F6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78C39C3"/>
    <w:multiLevelType w:val="hybridMultilevel"/>
    <w:tmpl w:val="0414DD46"/>
    <w:lvl w:ilvl="0" w:tplc="BC84BAE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AB87449"/>
    <w:multiLevelType w:val="hybridMultilevel"/>
    <w:tmpl w:val="2502313E"/>
    <w:lvl w:ilvl="0" w:tplc="0DEA250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18E2E27"/>
    <w:multiLevelType w:val="hybridMultilevel"/>
    <w:tmpl w:val="AF1A103E"/>
    <w:lvl w:ilvl="0" w:tplc="CC1E307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3B00980"/>
    <w:multiLevelType w:val="hybridMultilevel"/>
    <w:tmpl w:val="C89215CC"/>
    <w:lvl w:ilvl="0" w:tplc="80C2F5F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27F21770"/>
    <w:multiLevelType w:val="hybridMultilevel"/>
    <w:tmpl w:val="012EC1E8"/>
    <w:lvl w:ilvl="0" w:tplc="25269DC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36423581"/>
    <w:multiLevelType w:val="hybridMultilevel"/>
    <w:tmpl w:val="5A0AA9F6"/>
    <w:lvl w:ilvl="0" w:tplc="A3407D6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3C1C4B9A"/>
    <w:multiLevelType w:val="hybridMultilevel"/>
    <w:tmpl w:val="5B1EF21C"/>
    <w:lvl w:ilvl="0" w:tplc="1382B90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46B6D49"/>
    <w:multiLevelType w:val="hybridMultilevel"/>
    <w:tmpl w:val="89D64EAC"/>
    <w:lvl w:ilvl="0" w:tplc="65F62A3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4D0E66E2"/>
    <w:multiLevelType w:val="hybridMultilevel"/>
    <w:tmpl w:val="1302B87C"/>
    <w:lvl w:ilvl="0" w:tplc="F4388D1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4D77230C"/>
    <w:multiLevelType w:val="hybridMultilevel"/>
    <w:tmpl w:val="2654ABE4"/>
    <w:lvl w:ilvl="0" w:tplc="7E02B35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57F21BF1"/>
    <w:multiLevelType w:val="hybridMultilevel"/>
    <w:tmpl w:val="57CA4716"/>
    <w:lvl w:ilvl="0" w:tplc="B3B0E46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582E25A5"/>
    <w:multiLevelType w:val="hybridMultilevel"/>
    <w:tmpl w:val="A4D4D718"/>
    <w:lvl w:ilvl="0" w:tplc="385EE3D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92404F5"/>
    <w:multiLevelType w:val="hybridMultilevel"/>
    <w:tmpl w:val="593EFE9A"/>
    <w:lvl w:ilvl="0" w:tplc="ACBAFC6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5AE8349F"/>
    <w:multiLevelType w:val="hybridMultilevel"/>
    <w:tmpl w:val="70D4F804"/>
    <w:lvl w:ilvl="0" w:tplc="0008A57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5C5745EB"/>
    <w:multiLevelType w:val="hybridMultilevel"/>
    <w:tmpl w:val="37F058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D967CAE"/>
    <w:multiLevelType w:val="hybridMultilevel"/>
    <w:tmpl w:val="5448E656"/>
    <w:lvl w:ilvl="0" w:tplc="B1C684F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70496E53"/>
    <w:multiLevelType w:val="hybridMultilevel"/>
    <w:tmpl w:val="0BDA0096"/>
    <w:lvl w:ilvl="0" w:tplc="B202665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6"/>
  </w:num>
  <w:num w:numId="2">
    <w:abstractNumId w:val="10"/>
  </w:num>
  <w:num w:numId="3">
    <w:abstractNumId w:val="15"/>
  </w:num>
  <w:num w:numId="4">
    <w:abstractNumId w:val="5"/>
  </w:num>
  <w:num w:numId="5">
    <w:abstractNumId w:val="0"/>
  </w:num>
  <w:num w:numId="6">
    <w:abstractNumId w:val="4"/>
  </w:num>
  <w:num w:numId="7">
    <w:abstractNumId w:val="3"/>
  </w:num>
  <w:num w:numId="8">
    <w:abstractNumId w:val="1"/>
  </w:num>
  <w:num w:numId="9">
    <w:abstractNumId w:val="8"/>
  </w:num>
  <w:num w:numId="10">
    <w:abstractNumId w:val="6"/>
  </w:num>
  <w:num w:numId="11">
    <w:abstractNumId w:val="7"/>
  </w:num>
  <w:num w:numId="12">
    <w:abstractNumId w:val="14"/>
  </w:num>
  <w:num w:numId="13">
    <w:abstractNumId w:val="12"/>
  </w:num>
  <w:num w:numId="14">
    <w:abstractNumId w:val="17"/>
  </w:num>
  <w:num w:numId="15">
    <w:abstractNumId w:val="2"/>
  </w:num>
  <w:num w:numId="16">
    <w:abstractNumId w:val="9"/>
  </w:num>
  <w:num w:numId="17">
    <w:abstractNumId w:val="11"/>
  </w:num>
  <w:num w:numId="18">
    <w:abstractNumId w:val="18"/>
  </w:num>
  <w:num w:numId="19">
    <w:abstractNumId w:val="13"/>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estingcloud J">
    <w15:presenceInfo w15:providerId="None" w15:userId="restingcloud J"/>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8C3"/>
    <w:rsid w:val="000064C6"/>
    <w:rsid w:val="00024774"/>
    <w:rsid w:val="00027A68"/>
    <w:rsid w:val="00054DC7"/>
    <w:rsid w:val="00062552"/>
    <w:rsid w:val="000742A9"/>
    <w:rsid w:val="00076C3B"/>
    <w:rsid w:val="00092464"/>
    <w:rsid w:val="000B133C"/>
    <w:rsid w:val="000B694C"/>
    <w:rsid w:val="000C3275"/>
    <w:rsid w:val="000C48B1"/>
    <w:rsid w:val="001008D0"/>
    <w:rsid w:val="0012579B"/>
    <w:rsid w:val="00125C30"/>
    <w:rsid w:val="001430F1"/>
    <w:rsid w:val="001474B2"/>
    <w:rsid w:val="00163716"/>
    <w:rsid w:val="001653BF"/>
    <w:rsid w:val="001716EF"/>
    <w:rsid w:val="001717BF"/>
    <w:rsid w:val="00184F66"/>
    <w:rsid w:val="001C04D4"/>
    <w:rsid w:val="001C1140"/>
    <w:rsid w:val="001D5029"/>
    <w:rsid w:val="001F1E85"/>
    <w:rsid w:val="0020499D"/>
    <w:rsid w:val="002052CB"/>
    <w:rsid w:val="002214AC"/>
    <w:rsid w:val="002422C5"/>
    <w:rsid w:val="002534BA"/>
    <w:rsid w:val="002A5212"/>
    <w:rsid w:val="002B31B5"/>
    <w:rsid w:val="002D2F20"/>
    <w:rsid w:val="002F2C4B"/>
    <w:rsid w:val="0031683F"/>
    <w:rsid w:val="003276C3"/>
    <w:rsid w:val="00370A63"/>
    <w:rsid w:val="00377C61"/>
    <w:rsid w:val="003E4A4F"/>
    <w:rsid w:val="003F4B7F"/>
    <w:rsid w:val="00402FE9"/>
    <w:rsid w:val="0040555F"/>
    <w:rsid w:val="00413259"/>
    <w:rsid w:val="00413352"/>
    <w:rsid w:val="00416C38"/>
    <w:rsid w:val="00495CC5"/>
    <w:rsid w:val="004B44BC"/>
    <w:rsid w:val="004F3216"/>
    <w:rsid w:val="004F54C9"/>
    <w:rsid w:val="004F5AEF"/>
    <w:rsid w:val="005114D9"/>
    <w:rsid w:val="00511C7A"/>
    <w:rsid w:val="00541289"/>
    <w:rsid w:val="005778FA"/>
    <w:rsid w:val="00585737"/>
    <w:rsid w:val="005B3D99"/>
    <w:rsid w:val="005B487E"/>
    <w:rsid w:val="005C6962"/>
    <w:rsid w:val="005D70E2"/>
    <w:rsid w:val="005E42EC"/>
    <w:rsid w:val="005E4DFB"/>
    <w:rsid w:val="00617CD5"/>
    <w:rsid w:val="006208FB"/>
    <w:rsid w:val="006479F9"/>
    <w:rsid w:val="00653311"/>
    <w:rsid w:val="006649E2"/>
    <w:rsid w:val="00665949"/>
    <w:rsid w:val="00693014"/>
    <w:rsid w:val="006A6253"/>
    <w:rsid w:val="006B5389"/>
    <w:rsid w:val="006C6777"/>
    <w:rsid w:val="007652F3"/>
    <w:rsid w:val="00766FFE"/>
    <w:rsid w:val="0078211A"/>
    <w:rsid w:val="00795C23"/>
    <w:rsid w:val="007A38D7"/>
    <w:rsid w:val="007C18F2"/>
    <w:rsid w:val="00803246"/>
    <w:rsid w:val="00831D48"/>
    <w:rsid w:val="008355C7"/>
    <w:rsid w:val="00837ECC"/>
    <w:rsid w:val="00840B62"/>
    <w:rsid w:val="008727C5"/>
    <w:rsid w:val="008A4109"/>
    <w:rsid w:val="0093048D"/>
    <w:rsid w:val="00944431"/>
    <w:rsid w:val="009A2505"/>
    <w:rsid w:val="009E330B"/>
    <w:rsid w:val="00A30B09"/>
    <w:rsid w:val="00A33757"/>
    <w:rsid w:val="00A41FE8"/>
    <w:rsid w:val="00A6224C"/>
    <w:rsid w:val="00A758CE"/>
    <w:rsid w:val="00A90E02"/>
    <w:rsid w:val="00A97B22"/>
    <w:rsid w:val="00AC4930"/>
    <w:rsid w:val="00AD1EBF"/>
    <w:rsid w:val="00AE1257"/>
    <w:rsid w:val="00AF5C3F"/>
    <w:rsid w:val="00AF5F82"/>
    <w:rsid w:val="00B678C3"/>
    <w:rsid w:val="00B73C85"/>
    <w:rsid w:val="00BC37B9"/>
    <w:rsid w:val="00BD4823"/>
    <w:rsid w:val="00BE252F"/>
    <w:rsid w:val="00BE415A"/>
    <w:rsid w:val="00C130DF"/>
    <w:rsid w:val="00C1736A"/>
    <w:rsid w:val="00C26831"/>
    <w:rsid w:val="00C527BE"/>
    <w:rsid w:val="00C749A8"/>
    <w:rsid w:val="00C96F0D"/>
    <w:rsid w:val="00CB31DF"/>
    <w:rsid w:val="00D27885"/>
    <w:rsid w:val="00D47E8E"/>
    <w:rsid w:val="00D5120F"/>
    <w:rsid w:val="00D64E1B"/>
    <w:rsid w:val="00D7774E"/>
    <w:rsid w:val="00DF0A47"/>
    <w:rsid w:val="00DF5866"/>
    <w:rsid w:val="00E03CE3"/>
    <w:rsid w:val="00E10A25"/>
    <w:rsid w:val="00E13A29"/>
    <w:rsid w:val="00E93DFB"/>
    <w:rsid w:val="00EA5502"/>
    <w:rsid w:val="00EC13BD"/>
    <w:rsid w:val="00ED4BE4"/>
    <w:rsid w:val="00EF428B"/>
    <w:rsid w:val="00F41625"/>
    <w:rsid w:val="00F42918"/>
    <w:rsid w:val="00F45DC9"/>
    <w:rsid w:val="00F52C5A"/>
    <w:rsid w:val="00F67A46"/>
    <w:rsid w:val="00FF475B"/>
    <w:rsid w:val="00FF6A8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DB8375"/>
  <w15:chartTrackingRefBased/>
  <w15:docId w15:val="{E9AF67F9-A173-4875-928E-9F6EB2A3C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678C3"/>
    <w:pPr>
      <w:ind w:left="720"/>
      <w:contextualSpacing/>
    </w:pPr>
  </w:style>
  <w:style w:type="character" w:styleId="a4">
    <w:name w:val="Placeholder Text"/>
    <w:basedOn w:val="a0"/>
    <w:uiPriority w:val="99"/>
    <w:semiHidden/>
    <w:rsid w:val="00C130DF"/>
    <w:rPr>
      <w:color w:val="808080"/>
    </w:rPr>
  </w:style>
  <w:style w:type="paragraph" w:styleId="a5">
    <w:name w:val="Normal (Web)"/>
    <w:basedOn w:val="a"/>
    <w:uiPriority w:val="99"/>
    <w:semiHidden/>
    <w:unhideWhenUsed/>
    <w:rsid w:val="00511C7A"/>
    <w:pPr>
      <w:spacing w:before="100" w:beforeAutospacing="1" w:after="100" w:afterAutospacing="1" w:line="240" w:lineRule="auto"/>
    </w:pPr>
    <w:rPr>
      <w:rFonts w:ascii="Times New Roman" w:hAnsi="Times New Roman" w:cs="Times New Roman"/>
      <w:sz w:val="24"/>
      <w:szCs w:val="24"/>
    </w:rPr>
  </w:style>
  <w:style w:type="paragraph" w:styleId="a6">
    <w:name w:val="header"/>
    <w:basedOn w:val="a"/>
    <w:link w:val="a7"/>
    <w:uiPriority w:val="99"/>
    <w:unhideWhenUsed/>
    <w:rsid w:val="002052CB"/>
    <w:pPr>
      <w:pBdr>
        <w:bottom w:val="single" w:sz="6" w:space="1" w:color="auto"/>
      </w:pBd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2052CB"/>
    <w:rPr>
      <w:sz w:val="18"/>
      <w:szCs w:val="18"/>
    </w:rPr>
  </w:style>
  <w:style w:type="paragraph" w:styleId="a8">
    <w:name w:val="footer"/>
    <w:basedOn w:val="a"/>
    <w:link w:val="a9"/>
    <w:uiPriority w:val="99"/>
    <w:unhideWhenUsed/>
    <w:rsid w:val="002052CB"/>
    <w:pPr>
      <w:tabs>
        <w:tab w:val="center" w:pos="4153"/>
        <w:tab w:val="right" w:pos="8306"/>
      </w:tabs>
      <w:snapToGrid w:val="0"/>
      <w:spacing w:line="240" w:lineRule="auto"/>
    </w:pPr>
    <w:rPr>
      <w:sz w:val="18"/>
      <w:szCs w:val="18"/>
    </w:rPr>
  </w:style>
  <w:style w:type="character" w:customStyle="1" w:styleId="a9">
    <w:name w:val="页脚 字符"/>
    <w:basedOn w:val="a0"/>
    <w:link w:val="a8"/>
    <w:uiPriority w:val="99"/>
    <w:rsid w:val="002052C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5778168">
      <w:bodyDiv w:val="1"/>
      <w:marLeft w:val="0"/>
      <w:marRight w:val="0"/>
      <w:marTop w:val="0"/>
      <w:marBottom w:val="0"/>
      <w:divBdr>
        <w:top w:val="none" w:sz="0" w:space="0" w:color="auto"/>
        <w:left w:val="none" w:sz="0" w:space="0" w:color="auto"/>
        <w:bottom w:val="none" w:sz="0" w:space="0" w:color="auto"/>
        <w:right w:val="none" w:sz="0" w:space="0" w:color="auto"/>
      </w:divBdr>
    </w:div>
    <w:div w:id="1422798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E580FE-CD85-4EDB-A4E4-98DC27EA5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2</Pages>
  <Words>361</Words>
  <Characters>2062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restingcloud J</dc:creator>
  <cp:keywords/>
  <dc:description/>
  <cp:lastModifiedBy>restingcloud J</cp:lastModifiedBy>
  <cp:revision>13</cp:revision>
  <dcterms:created xsi:type="dcterms:W3CDTF">2020-06-01T05:15:00Z</dcterms:created>
  <dcterms:modified xsi:type="dcterms:W3CDTF">2024-04-25T15:44:00Z</dcterms:modified>
</cp:coreProperties>
</file>